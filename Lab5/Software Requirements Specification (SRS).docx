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B62" w:rsidRDefault="00274B62">
      <w:pPr>
        <w:pStyle w:val="line"/>
      </w:pPr>
      <w:bookmarkStart w:id="0" w:name="_GoBack"/>
    </w:p>
    <w:p w:rsidR="00274B62" w:rsidRDefault="00274B62">
      <w:pPr>
        <w:pStyle w:val="Title"/>
      </w:pPr>
      <w:r>
        <w:t>Software Requirements Specification</w:t>
      </w:r>
    </w:p>
    <w:p w:rsidR="00274B62" w:rsidRDefault="00274B62">
      <w:pPr>
        <w:pStyle w:val="Title"/>
        <w:spacing w:before="0" w:after="400"/>
        <w:rPr>
          <w:sz w:val="40"/>
        </w:rPr>
      </w:pPr>
      <w:r>
        <w:rPr>
          <w:sz w:val="40"/>
        </w:rPr>
        <w:t>for</w:t>
      </w:r>
    </w:p>
    <w:p w:rsidR="00274B62" w:rsidRDefault="0021330C">
      <w:pPr>
        <w:pStyle w:val="Title"/>
      </w:pPr>
      <w:r>
        <w:t>&lt;ChasExplorer</w:t>
      </w:r>
      <w:r w:rsidR="00274B62">
        <w:t>&gt;</w:t>
      </w:r>
    </w:p>
    <w:p w:rsidR="00274B62" w:rsidRDefault="0021330C">
      <w:pPr>
        <w:pStyle w:val="ByLine"/>
      </w:pPr>
      <w:r>
        <w:t>Version 1.1</w:t>
      </w:r>
      <w:r w:rsidR="00087F22">
        <w:t xml:space="preserve"> approved</w:t>
      </w:r>
    </w:p>
    <w:p w:rsidR="00274B62" w:rsidRDefault="00274B62">
      <w:pPr>
        <w:pStyle w:val="ByLine"/>
      </w:pPr>
      <w:r>
        <w:t>Prepared by &lt;</w:t>
      </w:r>
      <w:r w:rsidR="0021330C">
        <w:t>Samuel</w:t>
      </w:r>
      <w:r>
        <w:t>&gt;</w:t>
      </w:r>
    </w:p>
    <w:p w:rsidR="00274B62" w:rsidRDefault="00274B62">
      <w:pPr>
        <w:pStyle w:val="ByLine"/>
      </w:pPr>
      <w:r>
        <w:t>&lt;</w:t>
      </w:r>
      <w:proofErr w:type="spellStart"/>
      <w:r w:rsidR="0021330C">
        <w:t>theboys</w:t>
      </w:r>
      <w:proofErr w:type="spellEnd"/>
      <w:r>
        <w:t>&gt;</w:t>
      </w:r>
    </w:p>
    <w:p w:rsidR="00274B62" w:rsidRDefault="0021330C">
      <w:pPr>
        <w:pStyle w:val="ByLine"/>
      </w:pPr>
      <w:r>
        <w:t>&lt;11-11-19</w:t>
      </w:r>
      <w:r w:rsidR="00274B62">
        <w:t>&gt;</w:t>
      </w:r>
    </w:p>
    <w:p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rsidR="00274B62" w:rsidRDefault="00274B62">
      <w:pPr>
        <w:pStyle w:val="TOCEntry"/>
      </w:pPr>
      <w:bookmarkStart w:id="1" w:name="_Toc344877432"/>
      <w:bookmarkStart w:id="2" w:name="_Toc344879822"/>
      <w:bookmarkStart w:id="3" w:name="_Toc346508722"/>
      <w:bookmarkStart w:id="4" w:name="_Toc346508952"/>
      <w:bookmarkStart w:id="5" w:name="_Toc346509227"/>
      <w:bookmarkStart w:id="6" w:name="_Toc441230970"/>
      <w:bookmarkEnd w:id="1"/>
      <w:bookmarkEnd w:id="2"/>
      <w:bookmarkEnd w:id="3"/>
      <w:bookmarkEnd w:id="4"/>
      <w:bookmarkEnd w:id="5"/>
      <w:r>
        <w:lastRenderedPageBreak/>
        <w:t>Table of Contents</w:t>
      </w:r>
      <w:bookmarkEnd w:id="6"/>
    </w:p>
    <w:p w:rsidR="00274B62" w:rsidRPr="004763BB" w:rsidRDefault="00274B62" w:rsidP="004763BB">
      <w:pPr>
        <w:pStyle w:val="TOC1"/>
        <w:spacing w:line="276" w:lineRule="auto"/>
        <w:rPr>
          <w:sz w:val="28"/>
        </w:rPr>
      </w:pPr>
      <w:r w:rsidRPr="004763BB">
        <w:rPr>
          <w:rFonts w:ascii="Times New Roman" w:hAnsi="Times New Roman"/>
          <w:b w:val="0"/>
          <w:sz w:val="28"/>
        </w:rPr>
        <w:fldChar w:fldCharType="begin"/>
      </w:r>
      <w:r w:rsidRPr="004763BB">
        <w:rPr>
          <w:rFonts w:ascii="Times New Roman" w:hAnsi="Times New Roman"/>
          <w:b w:val="0"/>
          <w:sz w:val="28"/>
        </w:rPr>
        <w:instrText xml:space="preserve"> TOC \o "1-2" \t "TOCentry,1" </w:instrText>
      </w:r>
      <w:r w:rsidRPr="004763BB">
        <w:rPr>
          <w:rFonts w:ascii="Times New Roman" w:hAnsi="Times New Roman"/>
          <w:b w:val="0"/>
          <w:sz w:val="28"/>
        </w:rPr>
        <w:fldChar w:fldCharType="separate"/>
      </w:r>
      <w:r w:rsidRPr="004763BB">
        <w:rPr>
          <w:sz w:val="28"/>
        </w:rPr>
        <w:t>Table of Contents</w:t>
      </w:r>
      <w:r w:rsidRPr="004763BB">
        <w:rPr>
          <w:sz w:val="28"/>
        </w:rPr>
        <w:tab/>
      </w:r>
      <w:r w:rsidRPr="004763BB">
        <w:rPr>
          <w:sz w:val="28"/>
        </w:rPr>
        <w:fldChar w:fldCharType="begin"/>
      </w:r>
      <w:r w:rsidRPr="004763BB">
        <w:rPr>
          <w:sz w:val="28"/>
        </w:rPr>
        <w:instrText xml:space="preserve"> PAGEREF _Toc441230970 \h </w:instrText>
      </w:r>
      <w:r w:rsidRPr="004763BB">
        <w:rPr>
          <w:sz w:val="28"/>
        </w:rPr>
      </w:r>
      <w:r w:rsidRPr="004763BB">
        <w:rPr>
          <w:sz w:val="28"/>
        </w:rPr>
        <w:fldChar w:fldCharType="separate"/>
      </w:r>
      <w:r w:rsidRPr="004763BB">
        <w:rPr>
          <w:sz w:val="28"/>
        </w:rPr>
        <w:t>ii</w:t>
      </w:r>
      <w:r w:rsidRPr="004763BB">
        <w:rPr>
          <w:sz w:val="28"/>
        </w:rPr>
        <w:fldChar w:fldCharType="end"/>
      </w:r>
    </w:p>
    <w:p w:rsidR="00274B62" w:rsidRPr="004763BB" w:rsidRDefault="00274B62" w:rsidP="004763BB">
      <w:pPr>
        <w:pStyle w:val="TOC1"/>
        <w:spacing w:line="276" w:lineRule="auto"/>
        <w:rPr>
          <w:sz w:val="28"/>
        </w:rPr>
      </w:pPr>
      <w:r w:rsidRPr="004763BB">
        <w:rPr>
          <w:sz w:val="28"/>
        </w:rPr>
        <w:t>Revision History</w:t>
      </w:r>
      <w:r w:rsidRPr="004763BB">
        <w:rPr>
          <w:sz w:val="28"/>
        </w:rPr>
        <w:tab/>
      </w:r>
      <w:r w:rsidRPr="004763BB">
        <w:rPr>
          <w:sz w:val="28"/>
        </w:rPr>
        <w:fldChar w:fldCharType="begin"/>
      </w:r>
      <w:r w:rsidRPr="004763BB">
        <w:rPr>
          <w:sz w:val="28"/>
        </w:rPr>
        <w:instrText xml:space="preserve"> PAGEREF _Toc441230971 \h </w:instrText>
      </w:r>
      <w:r w:rsidRPr="004763BB">
        <w:rPr>
          <w:sz w:val="28"/>
        </w:rPr>
      </w:r>
      <w:r w:rsidRPr="004763BB">
        <w:rPr>
          <w:sz w:val="28"/>
        </w:rPr>
        <w:fldChar w:fldCharType="separate"/>
      </w:r>
      <w:r w:rsidRPr="004763BB">
        <w:rPr>
          <w:sz w:val="28"/>
        </w:rPr>
        <w:t>ii</w:t>
      </w:r>
      <w:r w:rsidRPr="004763BB">
        <w:rPr>
          <w:sz w:val="28"/>
        </w:rPr>
        <w:fldChar w:fldCharType="end"/>
      </w:r>
      <w:r w:rsidR="004763BB">
        <w:rPr>
          <w:sz w:val="28"/>
        </w:rPr>
        <w:t>i</w:t>
      </w:r>
    </w:p>
    <w:p w:rsidR="00274B62" w:rsidRPr="004763BB" w:rsidRDefault="00274B62" w:rsidP="004763BB">
      <w:pPr>
        <w:pStyle w:val="TOC1"/>
        <w:spacing w:line="276" w:lineRule="auto"/>
        <w:rPr>
          <w:sz w:val="28"/>
        </w:rPr>
      </w:pPr>
      <w:r w:rsidRPr="004763BB">
        <w:rPr>
          <w:sz w:val="28"/>
        </w:rPr>
        <w:t>1.</w:t>
      </w:r>
      <w:r w:rsidRPr="004763BB">
        <w:rPr>
          <w:sz w:val="28"/>
        </w:rPr>
        <w:tab/>
        <w:t>Introduction</w:t>
      </w:r>
      <w:r w:rsidRPr="004763BB">
        <w:rPr>
          <w:sz w:val="28"/>
        </w:rPr>
        <w:tab/>
      </w:r>
      <w:r w:rsidRPr="004763BB">
        <w:rPr>
          <w:sz w:val="28"/>
        </w:rPr>
        <w:fldChar w:fldCharType="begin"/>
      </w:r>
      <w:r w:rsidRPr="004763BB">
        <w:rPr>
          <w:sz w:val="28"/>
        </w:rPr>
        <w:instrText xml:space="preserve"> PAGEREF _Toc441230972 \h </w:instrText>
      </w:r>
      <w:r w:rsidRPr="004763BB">
        <w:rPr>
          <w:sz w:val="28"/>
        </w:rPr>
      </w:r>
      <w:r w:rsidRPr="004763BB">
        <w:rPr>
          <w:sz w:val="28"/>
        </w:rPr>
        <w:fldChar w:fldCharType="separate"/>
      </w:r>
      <w:r w:rsidRPr="004763BB">
        <w:rPr>
          <w:sz w:val="28"/>
        </w:rPr>
        <w:t>1</w:t>
      </w:r>
      <w:r w:rsidRPr="004763BB">
        <w:rPr>
          <w:sz w:val="28"/>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1.1</w:t>
      </w:r>
      <w:r w:rsidRPr="004763BB">
        <w:rPr>
          <w:noProof/>
          <w:sz w:val="24"/>
        </w:rPr>
        <w:tab/>
        <w:t>Purpose</w:t>
      </w:r>
      <w:r w:rsidRPr="004763BB">
        <w:rPr>
          <w:noProof/>
          <w:sz w:val="24"/>
        </w:rPr>
        <w:tab/>
      </w:r>
      <w:r w:rsidRPr="004763BB">
        <w:rPr>
          <w:noProof/>
          <w:sz w:val="24"/>
        </w:rPr>
        <w:fldChar w:fldCharType="begin"/>
      </w:r>
      <w:r w:rsidRPr="004763BB">
        <w:rPr>
          <w:noProof/>
          <w:sz w:val="24"/>
        </w:rPr>
        <w:instrText xml:space="preserve"> PAGEREF _Toc441230973 \h </w:instrText>
      </w:r>
      <w:r w:rsidRPr="004763BB">
        <w:rPr>
          <w:noProof/>
          <w:sz w:val="24"/>
        </w:rPr>
      </w:r>
      <w:r w:rsidRPr="004763BB">
        <w:rPr>
          <w:noProof/>
          <w:sz w:val="24"/>
        </w:rPr>
        <w:fldChar w:fldCharType="separate"/>
      </w:r>
      <w:r w:rsidRPr="004763BB">
        <w:rPr>
          <w:noProof/>
          <w:sz w:val="24"/>
        </w:rPr>
        <w:t>1</w:t>
      </w:r>
      <w:r w:rsidRPr="004763BB">
        <w:rPr>
          <w:noProof/>
          <w:sz w:val="24"/>
        </w:rPr>
        <w:fldChar w:fldCharType="end"/>
      </w:r>
    </w:p>
    <w:p w:rsidR="00274B62" w:rsidRPr="004763BB" w:rsidRDefault="001307A3" w:rsidP="004763BB">
      <w:pPr>
        <w:pStyle w:val="TOC2"/>
        <w:tabs>
          <w:tab w:val="left" w:pos="720"/>
        </w:tabs>
        <w:spacing w:line="276" w:lineRule="auto"/>
        <w:rPr>
          <w:noProof/>
          <w:sz w:val="24"/>
        </w:rPr>
      </w:pPr>
      <w:r w:rsidRPr="004763BB">
        <w:rPr>
          <w:noProof/>
          <w:sz w:val="24"/>
        </w:rPr>
        <w:t>1.2</w:t>
      </w:r>
      <w:r w:rsidR="00274B62" w:rsidRPr="004763BB">
        <w:rPr>
          <w:noProof/>
          <w:sz w:val="24"/>
        </w:rPr>
        <w:tab/>
        <w:t>Intended Audience and Reading Suggestions</w:t>
      </w:r>
      <w:r w:rsidR="00274B62" w:rsidRPr="004763BB">
        <w:rPr>
          <w:noProof/>
          <w:sz w:val="24"/>
        </w:rPr>
        <w:tab/>
      </w:r>
      <w:r w:rsidR="00274B62" w:rsidRPr="004763BB">
        <w:rPr>
          <w:noProof/>
          <w:sz w:val="24"/>
        </w:rPr>
        <w:fldChar w:fldCharType="begin"/>
      </w:r>
      <w:r w:rsidR="00274B62" w:rsidRPr="004763BB">
        <w:rPr>
          <w:noProof/>
          <w:sz w:val="24"/>
        </w:rPr>
        <w:instrText xml:space="preserve"> PAGEREF _Toc441230975 \h </w:instrText>
      </w:r>
      <w:r w:rsidR="00274B62" w:rsidRPr="004763BB">
        <w:rPr>
          <w:noProof/>
          <w:sz w:val="24"/>
        </w:rPr>
      </w:r>
      <w:r w:rsidR="00274B62" w:rsidRPr="004763BB">
        <w:rPr>
          <w:noProof/>
          <w:sz w:val="24"/>
        </w:rPr>
        <w:fldChar w:fldCharType="separate"/>
      </w:r>
      <w:r w:rsidR="00274B62" w:rsidRPr="004763BB">
        <w:rPr>
          <w:noProof/>
          <w:sz w:val="24"/>
        </w:rPr>
        <w:t>1</w:t>
      </w:r>
      <w:r w:rsidR="00274B62" w:rsidRPr="004763BB">
        <w:rPr>
          <w:noProof/>
          <w:sz w:val="24"/>
        </w:rPr>
        <w:fldChar w:fldCharType="end"/>
      </w:r>
    </w:p>
    <w:p w:rsidR="00274B62" w:rsidRPr="004763BB" w:rsidRDefault="001307A3" w:rsidP="004763BB">
      <w:pPr>
        <w:pStyle w:val="TOC2"/>
        <w:tabs>
          <w:tab w:val="left" w:pos="720"/>
        </w:tabs>
        <w:spacing w:line="276" w:lineRule="auto"/>
        <w:rPr>
          <w:noProof/>
          <w:sz w:val="24"/>
        </w:rPr>
      </w:pPr>
      <w:r w:rsidRPr="004763BB">
        <w:rPr>
          <w:noProof/>
          <w:sz w:val="24"/>
        </w:rPr>
        <w:t>1.3</w:t>
      </w:r>
      <w:r w:rsidR="00274B62" w:rsidRPr="004763BB">
        <w:rPr>
          <w:noProof/>
          <w:sz w:val="24"/>
        </w:rPr>
        <w:tab/>
        <w:t>Product Scope</w:t>
      </w:r>
      <w:r w:rsidR="00274B62" w:rsidRPr="004763BB">
        <w:rPr>
          <w:noProof/>
          <w:sz w:val="24"/>
        </w:rPr>
        <w:tab/>
      </w:r>
      <w:r w:rsidR="00274B62" w:rsidRPr="004763BB">
        <w:rPr>
          <w:noProof/>
          <w:sz w:val="24"/>
        </w:rPr>
        <w:fldChar w:fldCharType="begin"/>
      </w:r>
      <w:r w:rsidR="00274B62" w:rsidRPr="004763BB">
        <w:rPr>
          <w:noProof/>
          <w:sz w:val="24"/>
        </w:rPr>
        <w:instrText xml:space="preserve"> PAGEREF _Toc441230976 \h </w:instrText>
      </w:r>
      <w:r w:rsidR="00274B62" w:rsidRPr="004763BB">
        <w:rPr>
          <w:noProof/>
          <w:sz w:val="24"/>
        </w:rPr>
      </w:r>
      <w:r w:rsidR="00274B62" w:rsidRPr="004763BB">
        <w:rPr>
          <w:noProof/>
          <w:sz w:val="24"/>
        </w:rPr>
        <w:fldChar w:fldCharType="separate"/>
      </w:r>
      <w:r w:rsidR="00274B62" w:rsidRPr="004763BB">
        <w:rPr>
          <w:noProof/>
          <w:sz w:val="24"/>
        </w:rPr>
        <w:t>1</w:t>
      </w:r>
      <w:r w:rsidR="00274B62" w:rsidRPr="004763BB">
        <w:rPr>
          <w:noProof/>
          <w:sz w:val="24"/>
        </w:rPr>
        <w:fldChar w:fldCharType="end"/>
      </w:r>
    </w:p>
    <w:p w:rsidR="00274B62" w:rsidRPr="004763BB" w:rsidRDefault="001307A3" w:rsidP="004763BB">
      <w:pPr>
        <w:pStyle w:val="TOC2"/>
        <w:tabs>
          <w:tab w:val="left" w:pos="720"/>
        </w:tabs>
        <w:spacing w:line="276" w:lineRule="auto"/>
        <w:rPr>
          <w:noProof/>
          <w:sz w:val="24"/>
        </w:rPr>
      </w:pPr>
      <w:r w:rsidRPr="004763BB">
        <w:rPr>
          <w:noProof/>
          <w:sz w:val="24"/>
        </w:rPr>
        <w:t>1.4</w:t>
      </w:r>
      <w:r w:rsidR="00274B62" w:rsidRPr="004763BB">
        <w:rPr>
          <w:noProof/>
          <w:sz w:val="24"/>
        </w:rPr>
        <w:tab/>
        <w:t>References</w:t>
      </w:r>
      <w:r w:rsidR="00274B62" w:rsidRPr="004763BB">
        <w:rPr>
          <w:noProof/>
          <w:sz w:val="24"/>
        </w:rPr>
        <w:tab/>
      </w:r>
      <w:r w:rsidR="00274B62" w:rsidRPr="004763BB">
        <w:rPr>
          <w:noProof/>
          <w:sz w:val="24"/>
        </w:rPr>
        <w:fldChar w:fldCharType="begin"/>
      </w:r>
      <w:r w:rsidR="00274B62" w:rsidRPr="004763BB">
        <w:rPr>
          <w:noProof/>
          <w:sz w:val="24"/>
        </w:rPr>
        <w:instrText xml:space="preserve"> PAGEREF _Toc441230977 \h </w:instrText>
      </w:r>
      <w:r w:rsidR="00274B62" w:rsidRPr="004763BB">
        <w:rPr>
          <w:noProof/>
          <w:sz w:val="24"/>
        </w:rPr>
      </w:r>
      <w:r w:rsidR="00274B62" w:rsidRPr="004763BB">
        <w:rPr>
          <w:noProof/>
          <w:sz w:val="24"/>
        </w:rPr>
        <w:fldChar w:fldCharType="separate"/>
      </w:r>
      <w:r w:rsidR="00274B62" w:rsidRPr="004763BB">
        <w:rPr>
          <w:noProof/>
          <w:sz w:val="24"/>
        </w:rPr>
        <w:t>1</w:t>
      </w:r>
      <w:r w:rsidR="00274B62" w:rsidRPr="004763BB">
        <w:rPr>
          <w:noProof/>
          <w:sz w:val="24"/>
        </w:rPr>
        <w:fldChar w:fldCharType="end"/>
      </w:r>
    </w:p>
    <w:p w:rsidR="00274B62" w:rsidRPr="004763BB" w:rsidRDefault="00274B62" w:rsidP="004763BB">
      <w:pPr>
        <w:pStyle w:val="TOC1"/>
        <w:spacing w:line="276" w:lineRule="auto"/>
        <w:rPr>
          <w:sz w:val="28"/>
        </w:rPr>
      </w:pPr>
      <w:r w:rsidRPr="004763BB">
        <w:rPr>
          <w:sz w:val="28"/>
        </w:rPr>
        <w:t>2.</w:t>
      </w:r>
      <w:r w:rsidRPr="004763BB">
        <w:rPr>
          <w:sz w:val="28"/>
        </w:rPr>
        <w:tab/>
        <w:t>Overall Description</w:t>
      </w:r>
      <w:r w:rsidRPr="004763BB">
        <w:rPr>
          <w:sz w:val="28"/>
        </w:rPr>
        <w:tab/>
      </w:r>
      <w:r w:rsidRPr="004763BB">
        <w:rPr>
          <w:sz w:val="28"/>
        </w:rPr>
        <w:fldChar w:fldCharType="begin"/>
      </w:r>
      <w:r w:rsidRPr="004763BB">
        <w:rPr>
          <w:sz w:val="28"/>
        </w:rPr>
        <w:instrText xml:space="preserve"> PAGEREF _Toc441230978 \h </w:instrText>
      </w:r>
      <w:r w:rsidRPr="004763BB">
        <w:rPr>
          <w:sz w:val="28"/>
        </w:rPr>
      </w:r>
      <w:r w:rsidRPr="004763BB">
        <w:rPr>
          <w:sz w:val="28"/>
        </w:rPr>
        <w:fldChar w:fldCharType="separate"/>
      </w:r>
      <w:r w:rsidRPr="004763BB">
        <w:rPr>
          <w:sz w:val="28"/>
        </w:rPr>
        <w:t>2</w:t>
      </w:r>
      <w:r w:rsidRPr="004763BB">
        <w:rPr>
          <w:sz w:val="28"/>
        </w:rPr>
        <w:fldChar w:fldCharType="end"/>
      </w:r>
      <w:r w:rsidR="00D46925">
        <w:rPr>
          <w:sz w:val="28"/>
        </w:rPr>
        <w:t>-3</w:t>
      </w:r>
    </w:p>
    <w:p w:rsidR="00274B62" w:rsidRPr="004763BB" w:rsidRDefault="00274B62" w:rsidP="004763BB">
      <w:pPr>
        <w:pStyle w:val="TOC2"/>
        <w:tabs>
          <w:tab w:val="left" w:pos="720"/>
        </w:tabs>
        <w:spacing w:line="276" w:lineRule="auto"/>
        <w:rPr>
          <w:noProof/>
          <w:sz w:val="24"/>
        </w:rPr>
      </w:pPr>
      <w:r w:rsidRPr="004763BB">
        <w:rPr>
          <w:noProof/>
          <w:sz w:val="24"/>
        </w:rPr>
        <w:t>2.1</w:t>
      </w:r>
      <w:r w:rsidRPr="004763BB">
        <w:rPr>
          <w:noProof/>
          <w:sz w:val="24"/>
        </w:rPr>
        <w:tab/>
        <w:t>Product Perspective</w:t>
      </w:r>
      <w:r w:rsidRPr="004763BB">
        <w:rPr>
          <w:noProof/>
          <w:sz w:val="24"/>
        </w:rPr>
        <w:tab/>
      </w:r>
      <w:r w:rsidRPr="004763BB">
        <w:rPr>
          <w:noProof/>
          <w:sz w:val="24"/>
        </w:rPr>
        <w:fldChar w:fldCharType="begin"/>
      </w:r>
      <w:r w:rsidRPr="004763BB">
        <w:rPr>
          <w:noProof/>
          <w:sz w:val="24"/>
        </w:rPr>
        <w:instrText xml:space="preserve"> PAGEREF _Toc441230979 \h </w:instrText>
      </w:r>
      <w:r w:rsidRPr="004763BB">
        <w:rPr>
          <w:noProof/>
          <w:sz w:val="24"/>
        </w:rPr>
      </w:r>
      <w:r w:rsidRPr="004763BB">
        <w:rPr>
          <w:noProof/>
          <w:sz w:val="24"/>
        </w:rPr>
        <w:fldChar w:fldCharType="separate"/>
      </w:r>
      <w:r w:rsidRPr="004763BB">
        <w:rPr>
          <w:noProof/>
          <w:sz w:val="24"/>
        </w:rPr>
        <w:t>2</w:t>
      </w:r>
      <w:r w:rsidRPr="004763BB">
        <w:rPr>
          <w:noProof/>
          <w:sz w:val="24"/>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2.2</w:t>
      </w:r>
      <w:r w:rsidRPr="004763BB">
        <w:rPr>
          <w:noProof/>
          <w:sz w:val="24"/>
        </w:rPr>
        <w:tab/>
        <w:t>Product Functions</w:t>
      </w:r>
      <w:r w:rsidRPr="004763BB">
        <w:rPr>
          <w:noProof/>
          <w:sz w:val="24"/>
        </w:rPr>
        <w:tab/>
      </w:r>
      <w:r w:rsidRPr="004763BB">
        <w:rPr>
          <w:noProof/>
          <w:sz w:val="24"/>
        </w:rPr>
        <w:fldChar w:fldCharType="begin"/>
      </w:r>
      <w:r w:rsidRPr="004763BB">
        <w:rPr>
          <w:noProof/>
          <w:sz w:val="24"/>
        </w:rPr>
        <w:instrText xml:space="preserve"> PAGEREF _Toc441230980 \h </w:instrText>
      </w:r>
      <w:r w:rsidRPr="004763BB">
        <w:rPr>
          <w:noProof/>
          <w:sz w:val="24"/>
        </w:rPr>
      </w:r>
      <w:r w:rsidRPr="004763BB">
        <w:rPr>
          <w:noProof/>
          <w:sz w:val="24"/>
        </w:rPr>
        <w:fldChar w:fldCharType="separate"/>
      </w:r>
      <w:r w:rsidRPr="004763BB">
        <w:rPr>
          <w:noProof/>
          <w:sz w:val="24"/>
        </w:rPr>
        <w:t>2</w:t>
      </w:r>
      <w:r w:rsidRPr="004763BB">
        <w:rPr>
          <w:noProof/>
          <w:sz w:val="24"/>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2.3</w:t>
      </w:r>
      <w:r w:rsidRPr="004763BB">
        <w:rPr>
          <w:noProof/>
          <w:sz w:val="24"/>
        </w:rPr>
        <w:tab/>
        <w:t>User Classes and Characteristics</w:t>
      </w:r>
      <w:r w:rsidRPr="004763BB">
        <w:rPr>
          <w:noProof/>
          <w:sz w:val="24"/>
        </w:rPr>
        <w:tab/>
      </w:r>
      <w:r w:rsidRPr="004763BB">
        <w:rPr>
          <w:noProof/>
          <w:sz w:val="24"/>
        </w:rPr>
        <w:fldChar w:fldCharType="begin"/>
      </w:r>
      <w:r w:rsidRPr="004763BB">
        <w:rPr>
          <w:noProof/>
          <w:sz w:val="24"/>
        </w:rPr>
        <w:instrText xml:space="preserve"> PAGEREF _Toc441230981 \h </w:instrText>
      </w:r>
      <w:r w:rsidRPr="004763BB">
        <w:rPr>
          <w:noProof/>
          <w:sz w:val="24"/>
        </w:rPr>
      </w:r>
      <w:r w:rsidRPr="004763BB">
        <w:rPr>
          <w:noProof/>
          <w:sz w:val="24"/>
        </w:rPr>
        <w:fldChar w:fldCharType="separate"/>
      </w:r>
      <w:r w:rsidRPr="004763BB">
        <w:rPr>
          <w:noProof/>
          <w:sz w:val="24"/>
        </w:rPr>
        <w:t>2</w:t>
      </w:r>
      <w:r w:rsidRPr="004763BB">
        <w:rPr>
          <w:noProof/>
          <w:sz w:val="24"/>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2.4</w:t>
      </w:r>
      <w:r w:rsidRPr="004763BB">
        <w:rPr>
          <w:noProof/>
          <w:sz w:val="24"/>
        </w:rPr>
        <w:tab/>
        <w:t>Operating Environment</w:t>
      </w:r>
      <w:r w:rsidRPr="004763BB">
        <w:rPr>
          <w:noProof/>
          <w:sz w:val="24"/>
        </w:rPr>
        <w:tab/>
      </w:r>
      <w:r w:rsidR="00D46925">
        <w:rPr>
          <w:noProof/>
          <w:sz w:val="24"/>
        </w:rPr>
        <w:t>3</w:t>
      </w:r>
    </w:p>
    <w:p w:rsidR="00274B62" w:rsidRPr="004763BB" w:rsidRDefault="00274B62" w:rsidP="004763BB">
      <w:pPr>
        <w:pStyle w:val="TOC2"/>
        <w:tabs>
          <w:tab w:val="left" w:pos="720"/>
        </w:tabs>
        <w:spacing w:line="276" w:lineRule="auto"/>
        <w:rPr>
          <w:noProof/>
          <w:sz w:val="24"/>
        </w:rPr>
      </w:pPr>
      <w:r w:rsidRPr="004763BB">
        <w:rPr>
          <w:noProof/>
          <w:sz w:val="24"/>
        </w:rPr>
        <w:t>2.5</w:t>
      </w:r>
      <w:r w:rsidRPr="004763BB">
        <w:rPr>
          <w:noProof/>
          <w:sz w:val="24"/>
        </w:rPr>
        <w:tab/>
        <w:t>Design and Implementation Constraints</w:t>
      </w:r>
      <w:r w:rsidRPr="004763BB">
        <w:rPr>
          <w:noProof/>
          <w:sz w:val="24"/>
        </w:rPr>
        <w:tab/>
      </w:r>
      <w:r w:rsidR="00D46925">
        <w:rPr>
          <w:noProof/>
          <w:sz w:val="24"/>
        </w:rPr>
        <w:t>3</w:t>
      </w:r>
    </w:p>
    <w:p w:rsidR="00274B62" w:rsidRPr="004763BB" w:rsidRDefault="00274B62" w:rsidP="004763BB">
      <w:pPr>
        <w:pStyle w:val="TOC2"/>
        <w:tabs>
          <w:tab w:val="left" w:pos="720"/>
        </w:tabs>
        <w:spacing w:line="276" w:lineRule="auto"/>
        <w:rPr>
          <w:noProof/>
          <w:sz w:val="24"/>
        </w:rPr>
      </w:pPr>
      <w:r w:rsidRPr="004763BB">
        <w:rPr>
          <w:noProof/>
          <w:sz w:val="24"/>
        </w:rPr>
        <w:t>2.6</w:t>
      </w:r>
      <w:r w:rsidRPr="004763BB">
        <w:rPr>
          <w:noProof/>
          <w:sz w:val="24"/>
        </w:rPr>
        <w:tab/>
        <w:t>User Documentation</w:t>
      </w:r>
      <w:r w:rsidRPr="004763BB">
        <w:rPr>
          <w:noProof/>
          <w:sz w:val="24"/>
        </w:rPr>
        <w:tab/>
      </w:r>
      <w:r w:rsidR="00D46925">
        <w:rPr>
          <w:noProof/>
          <w:sz w:val="24"/>
        </w:rPr>
        <w:t>3</w:t>
      </w:r>
    </w:p>
    <w:p w:rsidR="00274B62" w:rsidRPr="004763BB" w:rsidRDefault="00274B62" w:rsidP="004763BB">
      <w:pPr>
        <w:pStyle w:val="TOC2"/>
        <w:tabs>
          <w:tab w:val="left" w:pos="720"/>
        </w:tabs>
        <w:spacing w:line="276" w:lineRule="auto"/>
        <w:rPr>
          <w:noProof/>
          <w:sz w:val="24"/>
        </w:rPr>
      </w:pPr>
      <w:r w:rsidRPr="004763BB">
        <w:rPr>
          <w:noProof/>
          <w:sz w:val="24"/>
        </w:rPr>
        <w:t>2.7</w:t>
      </w:r>
      <w:r w:rsidRPr="004763BB">
        <w:rPr>
          <w:noProof/>
          <w:sz w:val="24"/>
        </w:rPr>
        <w:tab/>
        <w:t>Assumptions and Dependencies</w:t>
      </w:r>
      <w:r w:rsidRPr="004763BB">
        <w:rPr>
          <w:noProof/>
          <w:sz w:val="24"/>
        </w:rPr>
        <w:tab/>
      </w:r>
      <w:r w:rsidRPr="004763BB">
        <w:rPr>
          <w:noProof/>
          <w:sz w:val="24"/>
        </w:rPr>
        <w:fldChar w:fldCharType="begin"/>
      </w:r>
      <w:r w:rsidRPr="004763BB">
        <w:rPr>
          <w:noProof/>
          <w:sz w:val="24"/>
        </w:rPr>
        <w:instrText xml:space="preserve"> PAGEREF _Toc441230985 \h </w:instrText>
      </w:r>
      <w:r w:rsidRPr="004763BB">
        <w:rPr>
          <w:noProof/>
          <w:sz w:val="24"/>
        </w:rPr>
      </w:r>
      <w:r w:rsidRPr="004763BB">
        <w:rPr>
          <w:noProof/>
          <w:sz w:val="24"/>
        </w:rPr>
        <w:fldChar w:fldCharType="separate"/>
      </w:r>
      <w:r w:rsidRPr="004763BB">
        <w:rPr>
          <w:noProof/>
          <w:sz w:val="24"/>
        </w:rPr>
        <w:t>3</w:t>
      </w:r>
      <w:r w:rsidRPr="004763BB">
        <w:rPr>
          <w:noProof/>
          <w:sz w:val="24"/>
        </w:rPr>
        <w:fldChar w:fldCharType="end"/>
      </w:r>
    </w:p>
    <w:p w:rsidR="00274B62" w:rsidRPr="004763BB" w:rsidRDefault="00274B62" w:rsidP="004763BB">
      <w:pPr>
        <w:pStyle w:val="TOC1"/>
        <w:spacing w:line="276" w:lineRule="auto"/>
        <w:rPr>
          <w:sz w:val="28"/>
        </w:rPr>
      </w:pPr>
      <w:r w:rsidRPr="004763BB">
        <w:rPr>
          <w:sz w:val="28"/>
        </w:rPr>
        <w:t>3.</w:t>
      </w:r>
      <w:r w:rsidRPr="004763BB">
        <w:rPr>
          <w:sz w:val="28"/>
        </w:rPr>
        <w:tab/>
        <w:t>External Interface Requirements</w:t>
      </w:r>
      <w:r w:rsidRPr="004763BB">
        <w:rPr>
          <w:sz w:val="28"/>
        </w:rPr>
        <w:tab/>
      </w:r>
      <w:r w:rsidR="006C2A1A">
        <w:rPr>
          <w:sz w:val="28"/>
        </w:rPr>
        <w:t>4</w:t>
      </w:r>
      <w:r w:rsidR="00A522D7">
        <w:rPr>
          <w:sz w:val="28"/>
        </w:rPr>
        <w:t>-7</w:t>
      </w:r>
    </w:p>
    <w:p w:rsidR="00274B62" w:rsidRDefault="00274B62" w:rsidP="006C2A1A">
      <w:pPr>
        <w:pStyle w:val="TOC2"/>
        <w:tabs>
          <w:tab w:val="left" w:pos="720"/>
        </w:tabs>
        <w:spacing w:line="276" w:lineRule="auto"/>
        <w:rPr>
          <w:noProof/>
          <w:sz w:val="24"/>
        </w:rPr>
      </w:pPr>
      <w:r w:rsidRPr="004763BB">
        <w:rPr>
          <w:noProof/>
          <w:sz w:val="24"/>
        </w:rPr>
        <w:t>3.1</w:t>
      </w:r>
      <w:r w:rsidRPr="004763BB">
        <w:rPr>
          <w:noProof/>
          <w:sz w:val="24"/>
        </w:rPr>
        <w:tab/>
        <w:t>User Interfaces</w:t>
      </w:r>
      <w:r w:rsidRPr="004763BB">
        <w:rPr>
          <w:noProof/>
          <w:sz w:val="24"/>
        </w:rPr>
        <w:tab/>
      </w:r>
      <w:r w:rsidR="00A522D7">
        <w:rPr>
          <w:noProof/>
          <w:sz w:val="24"/>
        </w:rPr>
        <w:t>4</w:t>
      </w:r>
    </w:p>
    <w:p w:rsidR="00A522D7"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.1  Loading Progress Bar</w:t>
      </w:r>
      <w:r>
        <w:rPr>
          <w:noProof/>
          <w:sz w:val="24"/>
        </w:rPr>
        <w:tab/>
        <w:t>4</w:t>
      </w:r>
    </w:p>
    <w:p w:rsidR="00A522D7" w:rsidRPr="004763BB"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.2  Confirmation Dialogs &amp; Permission Dialogs</w:t>
      </w:r>
      <w:r>
        <w:rPr>
          <w:noProof/>
          <w:sz w:val="24"/>
        </w:rPr>
        <w:tab/>
        <w:t>4</w:t>
      </w:r>
    </w:p>
    <w:p w:rsidR="00A522D7" w:rsidRPr="004763BB"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.3</w:t>
      </w:r>
      <w:r w:rsidR="00B84EA4">
        <w:rPr>
          <w:noProof/>
          <w:sz w:val="24"/>
        </w:rPr>
        <w:t xml:space="preserve">  Informative Toasts &amp; Dynamic Colours</w:t>
      </w:r>
      <w:r>
        <w:rPr>
          <w:noProof/>
          <w:sz w:val="24"/>
        </w:rPr>
        <w:tab/>
        <w:t>4</w:t>
      </w:r>
    </w:p>
    <w:p w:rsidR="00A522D7" w:rsidRPr="004763BB"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.4</w:t>
      </w:r>
      <w:r w:rsidR="00760DD0">
        <w:rPr>
          <w:noProof/>
          <w:sz w:val="24"/>
        </w:rPr>
        <w:t xml:space="preserve">  Action Bar</w:t>
      </w:r>
      <w:r w:rsidR="00B84EA4">
        <w:rPr>
          <w:noProof/>
          <w:sz w:val="24"/>
        </w:rPr>
        <w:tab/>
        <w:t>5</w:t>
      </w:r>
    </w:p>
    <w:p w:rsidR="00A522D7" w:rsidRPr="00AA14DA" w:rsidRDefault="00A522D7" w:rsidP="00AA14DA">
      <w:pPr>
        <w:pStyle w:val="TOC2"/>
        <w:tabs>
          <w:tab w:val="left" w:pos="720"/>
        </w:tabs>
        <w:spacing w:line="276" w:lineRule="auto"/>
        <w:rPr>
          <w:noProof/>
          <w:sz w:val="24"/>
        </w:rPr>
      </w:pPr>
      <w:r>
        <w:rPr>
          <w:noProof/>
          <w:sz w:val="24"/>
        </w:rPr>
        <w:tab/>
      </w:r>
      <w:r w:rsidRPr="004763BB">
        <w:rPr>
          <w:noProof/>
          <w:sz w:val="24"/>
        </w:rPr>
        <w:t>3.1</w:t>
      </w:r>
      <w:r>
        <w:rPr>
          <w:noProof/>
          <w:sz w:val="24"/>
        </w:rPr>
        <w:t>.5</w:t>
      </w:r>
      <w:r w:rsidR="00760DD0">
        <w:rPr>
          <w:noProof/>
          <w:sz w:val="24"/>
        </w:rPr>
        <w:t xml:space="preserve">  Card View Layout</w:t>
      </w:r>
      <w:r w:rsidR="00B84EA4">
        <w:rPr>
          <w:noProof/>
          <w:sz w:val="24"/>
        </w:rPr>
        <w:tab/>
        <w:t>5</w:t>
      </w:r>
    </w:p>
    <w:p w:rsidR="00AA14DA" w:rsidRDefault="00AA14DA" w:rsidP="00AA14DA">
      <w:pPr>
        <w:pStyle w:val="TOC2"/>
        <w:tabs>
          <w:tab w:val="left" w:pos="720"/>
        </w:tabs>
        <w:spacing w:line="276" w:lineRule="auto"/>
        <w:rPr>
          <w:noProof/>
          <w:sz w:val="24"/>
        </w:rPr>
      </w:pPr>
      <w:r w:rsidRPr="004763BB">
        <w:rPr>
          <w:noProof/>
          <w:sz w:val="24"/>
        </w:rPr>
        <w:t>3</w:t>
      </w:r>
      <w:r>
        <w:rPr>
          <w:noProof/>
          <w:sz w:val="24"/>
        </w:rPr>
        <w:t>.2</w:t>
      </w:r>
      <w:r>
        <w:rPr>
          <w:noProof/>
          <w:sz w:val="24"/>
        </w:rPr>
        <w:tab/>
        <w:t>Golden Rules Of UI Design</w:t>
      </w:r>
      <w:r w:rsidRPr="004763BB">
        <w:rPr>
          <w:noProof/>
          <w:sz w:val="24"/>
        </w:rPr>
        <w:tab/>
      </w:r>
      <w:r>
        <w:rPr>
          <w:noProof/>
          <w:sz w:val="24"/>
        </w:rPr>
        <w:t>5</w:t>
      </w:r>
    </w:p>
    <w:p w:rsidR="00AA14DA" w:rsidRDefault="00AA14DA" w:rsidP="00AA14DA">
      <w:pPr>
        <w:pStyle w:val="TOC2"/>
        <w:tabs>
          <w:tab w:val="left" w:pos="720"/>
        </w:tabs>
        <w:spacing w:line="276" w:lineRule="auto"/>
        <w:rPr>
          <w:noProof/>
          <w:sz w:val="24"/>
        </w:rPr>
      </w:pPr>
      <w:r>
        <w:rPr>
          <w:noProof/>
          <w:sz w:val="24"/>
        </w:rPr>
        <w:tab/>
        <w:t>3.2.1  Strike for Consistency</w:t>
      </w:r>
      <w:r>
        <w:rPr>
          <w:noProof/>
          <w:sz w:val="24"/>
        </w:rPr>
        <w:tab/>
        <w:t>5</w:t>
      </w:r>
    </w:p>
    <w:p w:rsidR="00AA14DA" w:rsidRPr="004763BB" w:rsidRDefault="00AA14DA" w:rsidP="00AA14DA">
      <w:pPr>
        <w:pStyle w:val="TOC2"/>
        <w:tabs>
          <w:tab w:val="left" w:pos="720"/>
        </w:tabs>
        <w:spacing w:line="276" w:lineRule="auto"/>
        <w:rPr>
          <w:noProof/>
          <w:sz w:val="24"/>
        </w:rPr>
      </w:pPr>
      <w:r>
        <w:rPr>
          <w:noProof/>
          <w:sz w:val="24"/>
        </w:rPr>
        <w:tab/>
        <w:t>3.2.2  Cater to Universal Usability</w:t>
      </w:r>
      <w:r>
        <w:rPr>
          <w:noProof/>
          <w:sz w:val="24"/>
        </w:rPr>
        <w:tab/>
        <w:t>5</w:t>
      </w:r>
    </w:p>
    <w:p w:rsidR="00AA14DA" w:rsidRPr="004763BB" w:rsidRDefault="00AA14DA" w:rsidP="00AA14DA">
      <w:pPr>
        <w:pStyle w:val="TOC2"/>
        <w:tabs>
          <w:tab w:val="left" w:pos="720"/>
        </w:tabs>
        <w:spacing w:line="276" w:lineRule="auto"/>
        <w:rPr>
          <w:noProof/>
          <w:sz w:val="24"/>
        </w:rPr>
      </w:pPr>
      <w:r>
        <w:rPr>
          <w:noProof/>
          <w:sz w:val="24"/>
        </w:rPr>
        <w:tab/>
        <w:t>3.2.3  Offer Informative Feedback</w:t>
      </w:r>
      <w:r>
        <w:rPr>
          <w:noProof/>
          <w:sz w:val="24"/>
        </w:rPr>
        <w:tab/>
        <w:t>6</w:t>
      </w:r>
    </w:p>
    <w:p w:rsidR="00AA14DA" w:rsidRPr="004763BB" w:rsidRDefault="00AA14DA" w:rsidP="00AA14DA">
      <w:pPr>
        <w:pStyle w:val="TOC2"/>
        <w:tabs>
          <w:tab w:val="left" w:pos="720"/>
        </w:tabs>
        <w:spacing w:line="276" w:lineRule="auto"/>
        <w:rPr>
          <w:noProof/>
          <w:sz w:val="24"/>
        </w:rPr>
      </w:pPr>
      <w:r>
        <w:rPr>
          <w:noProof/>
          <w:sz w:val="24"/>
        </w:rPr>
        <w:tab/>
        <w:t>3.2.4  Design Dialog to Yield Closure</w:t>
      </w:r>
      <w:r>
        <w:rPr>
          <w:noProof/>
          <w:sz w:val="24"/>
        </w:rPr>
        <w:tab/>
        <w:t>6</w:t>
      </w:r>
    </w:p>
    <w:p w:rsidR="00AA14DA" w:rsidRPr="00AA14DA" w:rsidRDefault="00AA14DA" w:rsidP="00AA14DA">
      <w:pPr>
        <w:pStyle w:val="TOC2"/>
        <w:tabs>
          <w:tab w:val="left" w:pos="720"/>
        </w:tabs>
        <w:spacing w:line="276" w:lineRule="auto"/>
        <w:rPr>
          <w:noProof/>
          <w:sz w:val="24"/>
        </w:rPr>
      </w:pPr>
      <w:r>
        <w:rPr>
          <w:noProof/>
          <w:sz w:val="24"/>
        </w:rPr>
        <w:tab/>
        <w:t>3.2.5  Permit Easy Reversal of Actions</w:t>
      </w:r>
      <w:r>
        <w:rPr>
          <w:noProof/>
          <w:sz w:val="24"/>
        </w:rPr>
        <w:tab/>
        <w:t>6</w:t>
      </w:r>
    </w:p>
    <w:p w:rsidR="00AA14DA" w:rsidRDefault="00AA14DA" w:rsidP="00AA14DA">
      <w:pPr>
        <w:pStyle w:val="TOC2"/>
        <w:tabs>
          <w:tab w:val="left" w:pos="720"/>
        </w:tabs>
        <w:spacing w:line="276" w:lineRule="auto"/>
        <w:rPr>
          <w:noProof/>
          <w:sz w:val="24"/>
        </w:rPr>
      </w:pPr>
      <w:r>
        <w:rPr>
          <w:noProof/>
          <w:sz w:val="24"/>
        </w:rPr>
        <w:tab/>
        <w:t>3.2.6  Support Internal Locus of Control</w:t>
      </w:r>
      <w:r>
        <w:rPr>
          <w:noProof/>
          <w:sz w:val="24"/>
        </w:rPr>
        <w:tab/>
        <w:t>6</w:t>
      </w:r>
    </w:p>
    <w:p w:rsidR="00AA14DA" w:rsidRPr="004763BB" w:rsidRDefault="00AA14DA" w:rsidP="00AA14DA">
      <w:pPr>
        <w:pStyle w:val="TOC2"/>
        <w:tabs>
          <w:tab w:val="left" w:pos="720"/>
        </w:tabs>
        <w:spacing w:line="276" w:lineRule="auto"/>
        <w:rPr>
          <w:noProof/>
          <w:sz w:val="24"/>
        </w:rPr>
      </w:pPr>
      <w:r>
        <w:rPr>
          <w:noProof/>
          <w:sz w:val="24"/>
        </w:rPr>
        <w:tab/>
        <w:t>3.2.7  Reduce Short Term Memory</w:t>
      </w:r>
      <w:r>
        <w:rPr>
          <w:noProof/>
          <w:sz w:val="24"/>
        </w:rPr>
        <w:tab/>
        <w:t>6</w:t>
      </w:r>
    </w:p>
    <w:p w:rsidR="00A522D7" w:rsidRPr="00AA14DA" w:rsidRDefault="00AA14DA" w:rsidP="00AA14DA">
      <w:pPr>
        <w:pStyle w:val="TOC2"/>
        <w:tabs>
          <w:tab w:val="left" w:pos="720"/>
        </w:tabs>
        <w:spacing w:line="276" w:lineRule="auto"/>
        <w:rPr>
          <w:noProof/>
          <w:sz w:val="24"/>
        </w:rPr>
      </w:pPr>
      <w:r>
        <w:rPr>
          <w:noProof/>
          <w:sz w:val="24"/>
        </w:rPr>
        <w:tab/>
        <w:t>3.2.8  Error Prevention</w:t>
      </w:r>
      <w:r>
        <w:rPr>
          <w:noProof/>
          <w:sz w:val="24"/>
        </w:rPr>
        <w:tab/>
        <w:t>6</w:t>
      </w:r>
    </w:p>
    <w:p w:rsidR="00274B62" w:rsidRPr="004763BB" w:rsidRDefault="00AA14DA" w:rsidP="004763BB">
      <w:pPr>
        <w:pStyle w:val="TOC2"/>
        <w:tabs>
          <w:tab w:val="left" w:pos="720"/>
        </w:tabs>
        <w:spacing w:line="276" w:lineRule="auto"/>
        <w:rPr>
          <w:noProof/>
          <w:sz w:val="24"/>
        </w:rPr>
      </w:pPr>
      <w:r>
        <w:rPr>
          <w:noProof/>
          <w:sz w:val="24"/>
        </w:rPr>
        <w:t>3.3</w:t>
      </w:r>
      <w:r w:rsidR="00274B62" w:rsidRPr="004763BB">
        <w:rPr>
          <w:noProof/>
          <w:sz w:val="24"/>
        </w:rPr>
        <w:tab/>
        <w:t>Software Interfaces</w:t>
      </w:r>
      <w:r w:rsidR="00274B62" w:rsidRPr="004763BB">
        <w:rPr>
          <w:noProof/>
          <w:sz w:val="24"/>
        </w:rPr>
        <w:tab/>
      </w:r>
      <w:r>
        <w:rPr>
          <w:noProof/>
          <w:sz w:val="24"/>
        </w:rPr>
        <w:t>7</w:t>
      </w:r>
    </w:p>
    <w:p w:rsidR="00274B62" w:rsidRPr="004763BB" w:rsidRDefault="00AA14DA" w:rsidP="004763BB">
      <w:pPr>
        <w:pStyle w:val="TOC2"/>
        <w:tabs>
          <w:tab w:val="left" w:pos="720"/>
        </w:tabs>
        <w:spacing w:line="276" w:lineRule="auto"/>
        <w:rPr>
          <w:noProof/>
          <w:sz w:val="24"/>
        </w:rPr>
      </w:pPr>
      <w:r>
        <w:rPr>
          <w:noProof/>
          <w:sz w:val="24"/>
        </w:rPr>
        <w:t>3.4</w:t>
      </w:r>
      <w:r w:rsidR="00274B62" w:rsidRPr="004763BB">
        <w:rPr>
          <w:noProof/>
          <w:sz w:val="24"/>
        </w:rPr>
        <w:tab/>
        <w:t>Communications Interfaces</w:t>
      </w:r>
      <w:r w:rsidR="00274B62" w:rsidRPr="004763BB">
        <w:rPr>
          <w:noProof/>
          <w:sz w:val="24"/>
        </w:rPr>
        <w:tab/>
      </w:r>
      <w:r>
        <w:rPr>
          <w:noProof/>
          <w:sz w:val="24"/>
        </w:rPr>
        <w:t>7</w:t>
      </w:r>
    </w:p>
    <w:p w:rsidR="00274B62" w:rsidRPr="004763BB" w:rsidRDefault="00274B62" w:rsidP="004763BB">
      <w:pPr>
        <w:pStyle w:val="TOC1"/>
        <w:spacing w:line="276" w:lineRule="auto"/>
        <w:rPr>
          <w:sz w:val="28"/>
        </w:rPr>
      </w:pPr>
      <w:r w:rsidRPr="004763BB">
        <w:rPr>
          <w:sz w:val="28"/>
        </w:rPr>
        <w:t>4.</w:t>
      </w:r>
      <w:r w:rsidRPr="004763BB">
        <w:rPr>
          <w:sz w:val="28"/>
        </w:rPr>
        <w:tab/>
        <w:t>System Features</w:t>
      </w:r>
      <w:r w:rsidRPr="004763BB">
        <w:rPr>
          <w:sz w:val="28"/>
        </w:rPr>
        <w:tab/>
      </w:r>
      <w:r w:rsidR="004C2F86">
        <w:rPr>
          <w:sz w:val="28"/>
        </w:rPr>
        <w:t>7-11</w:t>
      </w:r>
    </w:p>
    <w:p w:rsidR="00274B62" w:rsidRPr="004763BB" w:rsidRDefault="00274B62" w:rsidP="004763BB">
      <w:pPr>
        <w:pStyle w:val="TOC2"/>
        <w:tabs>
          <w:tab w:val="left" w:pos="720"/>
        </w:tabs>
        <w:spacing w:line="276" w:lineRule="auto"/>
        <w:rPr>
          <w:noProof/>
          <w:sz w:val="24"/>
        </w:rPr>
      </w:pPr>
      <w:r w:rsidRPr="004763BB">
        <w:rPr>
          <w:noProof/>
          <w:sz w:val="24"/>
        </w:rPr>
        <w:t>4.1</w:t>
      </w:r>
      <w:r w:rsidRPr="004763BB">
        <w:rPr>
          <w:noProof/>
          <w:sz w:val="24"/>
        </w:rPr>
        <w:tab/>
      </w:r>
      <w:r w:rsidR="004C2F86">
        <w:rPr>
          <w:noProof/>
          <w:sz w:val="24"/>
        </w:rPr>
        <w:t>Login / Register</w:t>
      </w:r>
      <w:r w:rsidRPr="004763BB">
        <w:rPr>
          <w:noProof/>
          <w:sz w:val="24"/>
        </w:rPr>
        <w:tab/>
      </w:r>
      <w:r w:rsidR="006E08B2">
        <w:rPr>
          <w:noProof/>
          <w:sz w:val="24"/>
        </w:rPr>
        <w:t>7</w:t>
      </w:r>
    </w:p>
    <w:p w:rsidR="00274B62" w:rsidRDefault="004C2F86" w:rsidP="004763BB">
      <w:pPr>
        <w:pStyle w:val="TOC2"/>
        <w:tabs>
          <w:tab w:val="left" w:pos="720"/>
        </w:tabs>
        <w:spacing w:line="276" w:lineRule="auto"/>
        <w:rPr>
          <w:noProof/>
          <w:sz w:val="24"/>
        </w:rPr>
      </w:pPr>
      <w:r>
        <w:rPr>
          <w:noProof/>
          <w:sz w:val="24"/>
        </w:rPr>
        <w:t>4.2</w:t>
      </w:r>
      <w:r>
        <w:rPr>
          <w:noProof/>
          <w:sz w:val="24"/>
        </w:rPr>
        <w:tab/>
        <w:t>Search Clinic</w:t>
      </w:r>
      <w:r w:rsidR="00274B62" w:rsidRPr="004763BB">
        <w:rPr>
          <w:noProof/>
          <w:sz w:val="24"/>
        </w:rPr>
        <w:tab/>
      </w:r>
      <w:r w:rsidR="006E08B2">
        <w:rPr>
          <w:noProof/>
          <w:sz w:val="24"/>
        </w:rPr>
        <w:t>8</w:t>
      </w:r>
    </w:p>
    <w:p w:rsidR="006E08B2" w:rsidRPr="004763BB" w:rsidRDefault="00BD3046" w:rsidP="006E08B2">
      <w:pPr>
        <w:pStyle w:val="TOC2"/>
        <w:tabs>
          <w:tab w:val="left" w:pos="720"/>
        </w:tabs>
        <w:spacing w:line="276" w:lineRule="auto"/>
        <w:rPr>
          <w:noProof/>
          <w:sz w:val="24"/>
        </w:rPr>
      </w:pPr>
      <w:r>
        <w:rPr>
          <w:noProof/>
          <w:sz w:val="24"/>
        </w:rPr>
        <w:lastRenderedPageBreak/>
        <w:t>4.3</w:t>
      </w:r>
      <w:r w:rsidR="006E08B2">
        <w:rPr>
          <w:noProof/>
          <w:sz w:val="24"/>
        </w:rPr>
        <w:tab/>
        <w:t>View Clinic Information</w:t>
      </w:r>
      <w:r w:rsidR="006E08B2" w:rsidRPr="004763BB">
        <w:rPr>
          <w:noProof/>
          <w:sz w:val="24"/>
        </w:rPr>
        <w:tab/>
      </w:r>
      <w:r w:rsidR="006E08B2">
        <w:rPr>
          <w:noProof/>
          <w:sz w:val="24"/>
        </w:rPr>
        <w:t>9</w:t>
      </w:r>
    </w:p>
    <w:p w:rsidR="006E08B2" w:rsidRPr="004763BB" w:rsidRDefault="00BD3046" w:rsidP="006E08B2">
      <w:pPr>
        <w:pStyle w:val="TOC2"/>
        <w:tabs>
          <w:tab w:val="left" w:pos="720"/>
        </w:tabs>
        <w:spacing w:line="276" w:lineRule="auto"/>
        <w:rPr>
          <w:noProof/>
          <w:sz w:val="24"/>
        </w:rPr>
      </w:pPr>
      <w:r>
        <w:rPr>
          <w:noProof/>
          <w:sz w:val="24"/>
        </w:rPr>
        <w:t>4.4</w:t>
      </w:r>
      <w:r w:rsidR="006E08B2">
        <w:rPr>
          <w:noProof/>
          <w:sz w:val="24"/>
        </w:rPr>
        <w:tab/>
        <w:t>Rate &amp; Review Clinic</w:t>
      </w:r>
      <w:r w:rsidR="006E08B2" w:rsidRPr="004763BB">
        <w:rPr>
          <w:noProof/>
          <w:sz w:val="24"/>
        </w:rPr>
        <w:tab/>
      </w:r>
      <w:r w:rsidR="006E08B2">
        <w:rPr>
          <w:noProof/>
          <w:sz w:val="24"/>
        </w:rPr>
        <w:t>9</w:t>
      </w:r>
    </w:p>
    <w:p w:rsidR="006E08B2" w:rsidRPr="006E08B2" w:rsidRDefault="00BD3046" w:rsidP="006E08B2">
      <w:pPr>
        <w:pStyle w:val="TOC2"/>
        <w:tabs>
          <w:tab w:val="left" w:pos="720"/>
        </w:tabs>
        <w:spacing w:line="276" w:lineRule="auto"/>
        <w:rPr>
          <w:noProof/>
          <w:sz w:val="24"/>
        </w:rPr>
      </w:pPr>
      <w:r>
        <w:rPr>
          <w:noProof/>
          <w:sz w:val="24"/>
        </w:rPr>
        <w:t>4.5</w:t>
      </w:r>
      <w:r w:rsidR="006E08B2">
        <w:rPr>
          <w:noProof/>
          <w:sz w:val="24"/>
        </w:rPr>
        <w:tab/>
        <w:t>Call Clinic's Tel. No</w:t>
      </w:r>
      <w:r w:rsidR="006E08B2" w:rsidRPr="004763BB">
        <w:rPr>
          <w:noProof/>
          <w:sz w:val="24"/>
        </w:rPr>
        <w:tab/>
      </w:r>
      <w:r w:rsidR="006E08B2">
        <w:rPr>
          <w:noProof/>
          <w:sz w:val="24"/>
        </w:rPr>
        <w:t>10</w:t>
      </w:r>
    </w:p>
    <w:p w:rsidR="00274B62" w:rsidRPr="004763BB" w:rsidRDefault="00274B62" w:rsidP="004763BB">
      <w:pPr>
        <w:pStyle w:val="TOC1"/>
        <w:spacing w:line="276" w:lineRule="auto"/>
        <w:rPr>
          <w:sz w:val="28"/>
        </w:rPr>
      </w:pPr>
      <w:r w:rsidRPr="004763BB">
        <w:rPr>
          <w:sz w:val="28"/>
        </w:rPr>
        <w:t>5.</w:t>
      </w:r>
      <w:r w:rsidRPr="004763BB">
        <w:rPr>
          <w:sz w:val="28"/>
        </w:rPr>
        <w:tab/>
        <w:t>Other Nonfunctional Requirements</w:t>
      </w:r>
      <w:r w:rsidRPr="004763BB">
        <w:rPr>
          <w:sz w:val="28"/>
        </w:rPr>
        <w:tab/>
      </w:r>
      <w:r w:rsidR="000F69CF">
        <w:rPr>
          <w:sz w:val="28"/>
        </w:rPr>
        <w:t>11-12</w:t>
      </w:r>
    </w:p>
    <w:p w:rsidR="00274B62" w:rsidRPr="004763BB" w:rsidRDefault="00274B62" w:rsidP="004763BB">
      <w:pPr>
        <w:pStyle w:val="TOC2"/>
        <w:tabs>
          <w:tab w:val="left" w:pos="720"/>
        </w:tabs>
        <w:spacing w:line="276" w:lineRule="auto"/>
        <w:rPr>
          <w:noProof/>
          <w:sz w:val="24"/>
        </w:rPr>
      </w:pPr>
      <w:r w:rsidRPr="004763BB">
        <w:rPr>
          <w:noProof/>
          <w:sz w:val="24"/>
        </w:rPr>
        <w:t>5.1</w:t>
      </w:r>
      <w:r w:rsidRPr="004763BB">
        <w:rPr>
          <w:noProof/>
          <w:sz w:val="24"/>
        </w:rPr>
        <w:tab/>
        <w:t>Performance Requirements</w:t>
      </w:r>
      <w:r w:rsidRPr="004763BB">
        <w:rPr>
          <w:noProof/>
          <w:sz w:val="24"/>
        </w:rPr>
        <w:tab/>
      </w:r>
      <w:r w:rsidR="000F69CF">
        <w:rPr>
          <w:noProof/>
          <w:sz w:val="24"/>
        </w:rPr>
        <w:t>11</w:t>
      </w:r>
    </w:p>
    <w:p w:rsidR="00274B62" w:rsidRPr="004763BB" w:rsidRDefault="0065579F" w:rsidP="004763BB">
      <w:pPr>
        <w:pStyle w:val="TOC2"/>
        <w:tabs>
          <w:tab w:val="left" w:pos="720"/>
        </w:tabs>
        <w:spacing w:line="276" w:lineRule="auto"/>
        <w:rPr>
          <w:noProof/>
          <w:sz w:val="24"/>
        </w:rPr>
      </w:pPr>
      <w:r>
        <w:rPr>
          <w:noProof/>
          <w:sz w:val="24"/>
        </w:rPr>
        <w:t>5.2</w:t>
      </w:r>
      <w:r w:rsidR="00274B62" w:rsidRPr="004763BB">
        <w:rPr>
          <w:noProof/>
          <w:sz w:val="24"/>
        </w:rPr>
        <w:tab/>
        <w:t>Software Quality Attributes</w:t>
      </w:r>
      <w:r w:rsidR="00274B62" w:rsidRPr="004763BB">
        <w:rPr>
          <w:noProof/>
          <w:sz w:val="24"/>
        </w:rPr>
        <w:tab/>
      </w:r>
      <w:r w:rsidR="000F69CF">
        <w:rPr>
          <w:noProof/>
          <w:sz w:val="24"/>
        </w:rPr>
        <w:t>12</w:t>
      </w:r>
    </w:p>
    <w:p w:rsidR="00274B62" w:rsidRPr="004763BB" w:rsidRDefault="00274B62" w:rsidP="004763BB">
      <w:pPr>
        <w:pStyle w:val="TOC1"/>
        <w:spacing w:line="276" w:lineRule="auto"/>
        <w:rPr>
          <w:sz w:val="28"/>
        </w:rPr>
      </w:pPr>
      <w:r w:rsidRPr="004763BB">
        <w:rPr>
          <w:sz w:val="28"/>
        </w:rPr>
        <w:t xml:space="preserve">Appendix A: </w:t>
      </w:r>
      <w:r w:rsidR="000F69CF">
        <w:rPr>
          <w:sz w:val="28"/>
        </w:rPr>
        <w:t>Data Dictionary</w:t>
      </w:r>
      <w:r w:rsidRPr="004763BB">
        <w:rPr>
          <w:sz w:val="28"/>
        </w:rPr>
        <w:tab/>
      </w:r>
      <w:r w:rsidR="000F69CF">
        <w:rPr>
          <w:sz w:val="28"/>
        </w:rPr>
        <w:t>12</w:t>
      </w:r>
    </w:p>
    <w:p w:rsidR="00274B62" w:rsidRDefault="00274B62" w:rsidP="004763BB">
      <w:pPr>
        <w:pStyle w:val="TOC1"/>
        <w:spacing w:line="276" w:lineRule="auto"/>
        <w:rPr>
          <w:sz w:val="28"/>
        </w:rPr>
      </w:pPr>
      <w:r w:rsidRPr="004763BB">
        <w:rPr>
          <w:sz w:val="28"/>
        </w:rPr>
        <w:t>Appendix B: Analysis Models</w:t>
      </w:r>
      <w:r w:rsidRPr="004763BB">
        <w:rPr>
          <w:sz w:val="28"/>
        </w:rPr>
        <w:tab/>
      </w:r>
      <w:r w:rsidR="002C594F">
        <w:rPr>
          <w:sz w:val="28"/>
        </w:rPr>
        <w:t>13</w:t>
      </w:r>
      <w:r w:rsidR="00AF333F">
        <w:rPr>
          <w:sz w:val="28"/>
        </w:rPr>
        <w:t>-29</w:t>
      </w:r>
    </w:p>
    <w:p w:rsidR="00AF333F" w:rsidRDefault="00AF333F" w:rsidP="00AF333F">
      <w:pPr>
        <w:pStyle w:val="TOC1"/>
        <w:spacing w:line="276" w:lineRule="auto"/>
        <w:rPr>
          <w:sz w:val="28"/>
        </w:rPr>
      </w:pPr>
      <w:r>
        <w:rPr>
          <w:sz w:val="28"/>
        </w:rPr>
        <w:tab/>
      </w:r>
      <w:r w:rsidRPr="004763BB">
        <w:rPr>
          <w:sz w:val="28"/>
        </w:rPr>
        <w:t>B</w:t>
      </w:r>
      <w:r>
        <w:rPr>
          <w:sz w:val="28"/>
        </w:rPr>
        <w:t>-1: Use Case</w:t>
      </w:r>
      <w:r w:rsidRPr="004763BB">
        <w:rPr>
          <w:sz w:val="28"/>
        </w:rPr>
        <w:tab/>
      </w:r>
      <w:r>
        <w:rPr>
          <w:sz w:val="28"/>
        </w:rPr>
        <w:t>13</w:t>
      </w:r>
    </w:p>
    <w:p w:rsidR="00AF333F" w:rsidRDefault="00AF333F" w:rsidP="00AF333F">
      <w:pPr>
        <w:pStyle w:val="TOC1"/>
        <w:spacing w:line="276" w:lineRule="auto"/>
        <w:rPr>
          <w:sz w:val="28"/>
        </w:rPr>
      </w:pPr>
      <w:r>
        <w:rPr>
          <w:sz w:val="28"/>
        </w:rPr>
        <w:tab/>
      </w:r>
      <w:r w:rsidRPr="004763BB">
        <w:rPr>
          <w:sz w:val="28"/>
        </w:rPr>
        <w:t>B</w:t>
      </w:r>
      <w:r>
        <w:rPr>
          <w:sz w:val="28"/>
        </w:rPr>
        <w:t>-2: Use Case Descriptions</w:t>
      </w:r>
      <w:r w:rsidRPr="004763BB">
        <w:rPr>
          <w:sz w:val="28"/>
        </w:rPr>
        <w:tab/>
      </w:r>
      <w:r>
        <w:rPr>
          <w:sz w:val="28"/>
        </w:rPr>
        <w:t>13-19</w:t>
      </w:r>
    </w:p>
    <w:p w:rsidR="00AF333F" w:rsidRDefault="00AF333F" w:rsidP="00AF333F">
      <w:pPr>
        <w:pStyle w:val="TOC1"/>
        <w:spacing w:line="276" w:lineRule="auto"/>
        <w:rPr>
          <w:sz w:val="28"/>
        </w:rPr>
      </w:pPr>
      <w:r>
        <w:rPr>
          <w:sz w:val="28"/>
        </w:rPr>
        <w:tab/>
      </w:r>
      <w:r w:rsidRPr="004763BB">
        <w:rPr>
          <w:sz w:val="28"/>
        </w:rPr>
        <w:t>B</w:t>
      </w:r>
      <w:r>
        <w:rPr>
          <w:sz w:val="28"/>
        </w:rPr>
        <w:t>-3: Boundary Class Diagram</w:t>
      </w:r>
      <w:r w:rsidRPr="004763BB">
        <w:rPr>
          <w:sz w:val="28"/>
        </w:rPr>
        <w:tab/>
      </w:r>
      <w:r>
        <w:rPr>
          <w:sz w:val="28"/>
        </w:rPr>
        <w:t>19</w:t>
      </w:r>
    </w:p>
    <w:p w:rsidR="00AF333F" w:rsidRDefault="00AF333F" w:rsidP="00AF333F">
      <w:pPr>
        <w:pStyle w:val="TOC1"/>
        <w:spacing w:line="276" w:lineRule="auto"/>
        <w:rPr>
          <w:sz w:val="28"/>
        </w:rPr>
      </w:pPr>
      <w:r>
        <w:rPr>
          <w:sz w:val="28"/>
        </w:rPr>
        <w:tab/>
      </w:r>
      <w:r w:rsidRPr="004763BB">
        <w:rPr>
          <w:sz w:val="28"/>
        </w:rPr>
        <w:t>B</w:t>
      </w:r>
      <w:r>
        <w:rPr>
          <w:sz w:val="28"/>
        </w:rPr>
        <w:t>-4: Entity Class Diagram</w:t>
      </w:r>
      <w:r w:rsidRPr="004763BB">
        <w:rPr>
          <w:sz w:val="28"/>
        </w:rPr>
        <w:tab/>
      </w:r>
      <w:r>
        <w:rPr>
          <w:sz w:val="28"/>
        </w:rPr>
        <w:t>20</w:t>
      </w:r>
    </w:p>
    <w:p w:rsidR="00AF333F" w:rsidRDefault="00AF333F" w:rsidP="00AF333F">
      <w:pPr>
        <w:pStyle w:val="TOC1"/>
        <w:spacing w:line="276" w:lineRule="auto"/>
        <w:rPr>
          <w:sz w:val="28"/>
        </w:rPr>
      </w:pPr>
      <w:r>
        <w:rPr>
          <w:sz w:val="28"/>
        </w:rPr>
        <w:tab/>
      </w:r>
      <w:r w:rsidRPr="004763BB">
        <w:rPr>
          <w:sz w:val="28"/>
        </w:rPr>
        <w:t>B</w:t>
      </w:r>
      <w:r>
        <w:rPr>
          <w:sz w:val="28"/>
        </w:rPr>
        <w:t>-5: Sequence Diagrams</w:t>
      </w:r>
      <w:r w:rsidRPr="004763BB">
        <w:rPr>
          <w:sz w:val="28"/>
        </w:rPr>
        <w:tab/>
      </w:r>
      <w:r>
        <w:rPr>
          <w:sz w:val="28"/>
        </w:rPr>
        <w:t>21-24</w:t>
      </w:r>
    </w:p>
    <w:p w:rsidR="00AF333F" w:rsidRDefault="00AF333F" w:rsidP="00AF333F">
      <w:pPr>
        <w:pStyle w:val="TOC1"/>
        <w:spacing w:line="276" w:lineRule="auto"/>
        <w:rPr>
          <w:sz w:val="28"/>
        </w:rPr>
      </w:pPr>
      <w:r>
        <w:rPr>
          <w:sz w:val="28"/>
        </w:rPr>
        <w:tab/>
      </w:r>
      <w:r w:rsidRPr="004763BB">
        <w:rPr>
          <w:sz w:val="28"/>
        </w:rPr>
        <w:t>B</w:t>
      </w:r>
      <w:r>
        <w:rPr>
          <w:sz w:val="28"/>
        </w:rPr>
        <w:t>-6: Dialog Map</w:t>
      </w:r>
      <w:r w:rsidRPr="004763BB">
        <w:rPr>
          <w:sz w:val="28"/>
        </w:rPr>
        <w:tab/>
      </w:r>
      <w:r>
        <w:rPr>
          <w:sz w:val="28"/>
        </w:rPr>
        <w:t>25</w:t>
      </w:r>
    </w:p>
    <w:p w:rsidR="00AF333F" w:rsidRDefault="00AF333F" w:rsidP="00AF333F">
      <w:pPr>
        <w:pStyle w:val="TOC1"/>
        <w:spacing w:line="276" w:lineRule="auto"/>
        <w:rPr>
          <w:sz w:val="28"/>
        </w:rPr>
      </w:pPr>
      <w:r>
        <w:rPr>
          <w:sz w:val="28"/>
        </w:rPr>
        <w:tab/>
      </w:r>
      <w:r w:rsidRPr="004763BB">
        <w:rPr>
          <w:sz w:val="28"/>
        </w:rPr>
        <w:t>B</w:t>
      </w:r>
      <w:r>
        <w:rPr>
          <w:sz w:val="28"/>
        </w:rPr>
        <w:t>-7: System Architecture</w:t>
      </w:r>
      <w:r w:rsidRPr="004763BB">
        <w:rPr>
          <w:sz w:val="28"/>
        </w:rPr>
        <w:tab/>
      </w:r>
      <w:r>
        <w:rPr>
          <w:sz w:val="28"/>
        </w:rPr>
        <w:t>26</w:t>
      </w:r>
    </w:p>
    <w:p w:rsidR="00AF333F" w:rsidRDefault="00AF333F" w:rsidP="00AF333F">
      <w:pPr>
        <w:pStyle w:val="TOC1"/>
        <w:spacing w:line="276" w:lineRule="auto"/>
        <w:rPr>
          <w:sz w:val="28"/>
        </w:rPr>
      </w:pPr>
      <w:r>
        <w:rPr>
          <w:sz w:val="28"/>
        </w:rPr>
        <w:tab/>
      </w:r>
      <w:r w:rsidRPr="004763BB">
        <w:rPr>
          <w:sz w:val="28"/>
        </w:rPr>
        <w:t>B</w:t>
      </w:r>
      <w:r>
        <w:rPr>
          <w:sz w:val="28"/>
        </w:rPr>
        <w:t>-8: Black Box Testing</w:t>
      </w:r>
      <w:r w:rsidRPr="004763BB">
        <w:rPr>
          <w:sz w:val="28"/>
        </w:rPr>
        <w:tab/>
      </w:r>
      <w:r>
        <w:rPr>
          <w:sz w:val="28"/>
        </w:rPr>
        <w:t>27</w:t>
      </w:r>
    </w:p>
    <w:p w:rsidR="00AF333F" w:rsidRDefault="00AF333F" w:rsidP="00AF333F">
      <w:pPr>
        <w:pStyle w:val="TOC1"/>
        <w:spacing w:line="276" w:lineRule="auto"/>
        <w:rPr>
          <w:sz w:val="28"/>
        </w:rPr>
      </w:pPr>
      <w:r>
        <w:rPr>
          <w:sz w:val="28"/>
        </w:rPr>
        <w:tab/>
      </w:r>
      <w:r w:rsidRPr="004763BB">
        <w:rPr>
          <w:sz w:val="28"/>
        </w:rPr>
        <w:t>B</w:t>
      </w:r>
      <w:r>
        <w:rPr>
          <w:sz w:val="28"/>
        </w:rPr>
        <w:t>-9: White Box Testing</w:t>
      </w:r>
      <w:r w:rsidRPr="004763BB">
        <w:rPr>
          <w:sz w:val="28"/>
        </w:rPr>
        <w:tab/>
      </w:r>
      <w:r>
        <w:rPr>
          <w:sz w:val="28"/>
        </w:rPr>
        <w:t>28-29</w:t>
      </w:r>
    </w:p>
    <w:p w:rsidR="00AF333F" w:rsidRPr="00AF333F" w:rsidRDefault="00AF333F" w:rsidP="00AF333F"/>
    <w:p w:rsidR="00AF333F" w:rsidRPr="00AF333F" w:rsidRDefault="00AF333F" w:rsidP="00AF333F"/>
    <w:p w:rsidR="00AF333F" w:rsidRPr="00AF333F" w:rsidRDefault="00AF333F" w:rsidP="00AF333F"/>
    <w:p w:rsidR="00274B62" w:rsidRPr="004763BB" w:rsidRDefault="00274B62" w:rsidP="004763BB">
      <w:pPr>
        <w:pStyle w:val="TOC1"/>
        <w:spacing w:line="276" w:lineRule="auto"/>
        <w:ind w:left="0" w:firstLine="0"/>
        <w:rPr>
          <w:sz w:val="28"/>
        </w:rPr>
      </w:pPr>
    </w:p>
    <w:p w:rsidR="00274B62" w:rsidRDefault="00274B62" w:rsidP="00AF333F">
      <w:pPr>
        <w:spacing w:line="276" w:lineRule="auto"/>
        <w:rPr>
          <w:rFonts w:ascii="Times New Roman" w:hAnsi="Times New Roman"/>
          <w:b/>
          <w:noProof/>
        </w:rPr>
      </w:pPr>
      <w:r w:rsidRPr="004763BB">
        <w:rPr>
          <w:rFonts w:ascii="Times New Roman" w:hAnsi="Times New Roman"/>
          <w:b/>
          <w:noProof/>
          <w:sz w:val="28"/>
        </w:rPr>
        <w:fldChar w:fldCharType="end"/>
      </w:r>
    </w:p>
    <w:p w:rsidR="00274B62" w:rsidRDefault="00274B62">
      <w:pPr>
        <w:pStyle w:val="TOCEntry"/>
      </w:pPr>
      <w:bookmarkStart w:id="7" w:name="_Toc441230971"/>
      <w:r>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274B62">
        <w:tc>
          <w:tcPr>
            <w:tcW w:w="2160" w:type="dxa"/>
            <w:tcBorders>
              <w:top w:val="single" w:sz="12" w:space="0" w:color="auto"/>
              <w:bottom w:val="double" w:sz="12" w:space="0" w:color="auto"/>
            </w:tcBorders>
          </w:tcPr>
          <w:p w:rsidR="00274B62" w:rsidRDefault="00274B62">
            <w:pPr>
              <w:spacing w:before="40" w:after="40"/>
              <w:rPr>
                <w:b/>
              </w:rPr>
            </w:pPr>
            <w:r>
              <w:rPr>
                <w:b/>
              </w:rPr>
              <w:t>Name</w:t>
            </w:r>
          </w:p>
        </w:tc>
        <w:tc>
          <w:tcPr>
            <w:tcW w:w="1170" w:type="dxa"/>
            <w:tcBorders>
              <w:top w:val="single" w:sz="12" w:space="0" w:color="auto"/>
              <w:bottom w:val="double" w:sz="12" w:space="0" w:color="auto"/>
            </w:tcBorders>
          </w:tcPr>
          <w:p w:rsidR="00274B62" w:rsidRDefault="00274B62">
            <w:pPr>
              <w:spacing w:before="40" w:after="40"/>
              <w:rPr>
                <w:b/>
              </w:rPr>
            </w:pPr>
            <w:r>
              <w:rPr>
                <w:b/>
              </w:rPr>
              <w:t>Date</w:t>
            </w:r>
          </w:p>
        </w:tc>
        <w:tc>
          <w:tcPr>
            <w:tcW w:w="4954" w:type="dxa"/>
            <w:tcBorders>
              <w:top w:val="single" w:sz="12" w:space="0" w:color="auto"/>
              <w:bottom w:val="double" w:sz="12" w:space="0" w:color="auto"/>
            </w:tcBorders>
          </w:tcPr>
          <w:p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rsidR="00274B62" w:rsidRDefault="00274B62">
            <w:pPr>
              <w:spacing w:before="40" w:after="40"/>
              <w:rPr>
                <w:b/>
              </w:rPr>
            </w:pPr>
            <w:r>
              <w:rPr>
                <w:b/>
              </w:rPr>
              <w:t>Version</w:t>
            </w:r>
          </w:p>
        </w:tc>
      </w:tr>
      <w:tr w:rsidR="00274B62">
        <w:tc>
          <w:tcPr>
            <w:tcW w:w="2160" w:type="dxa"/>
            <w:tcBorders>
              <w:top w:val="nil"/>
            </w:tcBorders>
          </w:tcPr>
          <w:p w:rsidR="00274B62" w:rsidRDefault="0021330C">
            <w:pPr>
              <w:spacing w:before="40" w:after="40"/>
            </w:pPr>
            <w:r>
              <w:t>Samuel Tan</w:t>
            </w:r>
          </w:p>
        </w:tc>
        <w:tc>
          <w:tcPr>
            <w:tcW w:w="1170" w:type="dxa"/>
            <w:tcBorders>
              <w:top w:val="nil"/>
            </w:tcBorders>
          </w:tcPr>
          <w:p w:rsidR="00274B62" w:rsidRDefault="0021330C">
            <w:pPr>
              <w:spacing w:before="40" w:after="40"/>
            </w:pPr>
            <w:r>
              <w:t>11-11-19</w:t>
            </w:r>
          </w:p>
        </w:tc>
        <w:tc>
          <w:tcPr>
            <w:tcW w:w="4954" w:type="dxa"/>
            <w:tcBorders>
              <w:top w:val="nil"/>
            </w:tcBorders>
          </w:tcPr>
          <w:p w:rsidR="00274B62" w:rsidRDefault="00087F22">
            <w:pPr>
              <w:spacing w:before="40" w:after="40"/>
            </w:pPr>
            <w:r>
              <w:t>Draft</w:t>
            </w:r>
          </w:p>
        </w:tc>
        <w:tc>
          <w:tcPr>
            <w:tcW w:w="1584" w:type="dxa"/>
            <w:tcBorders>
              <w:top w:val="nil"/>
            </w:tcBorders>
          </w:tcPr>
          <w:p w:rsidR="00274B62" w:rsidRDefault="00087F22">
            <w:pPr>
              <w:spacing w:before="40" w:after="40"/>
            </w:pPr>
            <w:r>
              <w:t>1.0</w:t>
            </w:r>
          </w:p>
        </w:tc>
      </w:tr>
      <w:tr w:rsidR="00274B62">
        <w:tc>
          <w:tcPr>
            <w:tcW w:w="2160" w:type="dxa"/>
            <w:tcBorders>
              <w:bottom w:val="single" w:sz="12" w:space="0" w:color="auto"/>
            </w:tcBorders>
          </w:tcPr>
          <w:p w:rsidR="00274B62" w:rsidRDefault="00087F22">
            <w:pPr>
              <w:spacing w:before="40" w:after="40"/>
            </w:pPr>
            <w:r>
              <w:t>Samuel Tan</w:t>
            </w:r>
          </w:p>
        </w:tc>
        <w:tc>
          <w:tcPr>
            <w:tcW w:w="1170" w:type="dxa"/>
            <w:tcBorders>
              <w:bottom w:val="single" w:sz="12" w:space="0" w:color="auto"/>
            </w:tcBorders>
          </w:tcPr>
          <w:p w:rsidR="00274B62" w:rsidRDefault="00087F22">
            <w:pPr>
              <w:spacing w:before="40" w:after="40"/>
            </w:pPr>
            <w:r>
              <w:t>11-11-19</w:t>
            </w:r>
          </w:p>
        </w:tc>
        <w:tc>
          <w:tcPr>
            <w:tcW w:w="4954" w:type="dxa"/>
            <w:tcBorders>
              <w:bottom w:val="single" w:sz="12" w:space="0" w:color="auto"/>
            </w:tcBorders>
          </w:tcPr>
          <w:p w:rsidR="00274B62" w:rsidRDefault="00087F22">
            <w:pPr>
              <w:spacing w:before="40" w:after="40"/>
            </w:pPr>
            <w:r>
              <w:t>Completed Documentation</w:t>
            </w:r>
          </w:p>
        </w:tc>
        <w:tc>
          <w:tcPr>
            <w:tcW w:w="1584" w:type="dxa"/>
            <w:tcBorders>
              <w:bottom w:val="single" w:sz="12" w:space="0" w:color="auto"/>
            </w:tcBorders>
          </w:tcPr>
          <w:p w:rsidR="00274B62" w:rsidRDefault="00087F22">
            <w:pPr>
              <w:spacing w:before="40" w:after="40"/>
            </w:pPr>
            <w:r>
              <w:t>1.1</w:t>
            </w:r>
          </w:p>
        </w:tc>
      </w:tr>
    </w:tbl>
    <w:p w:rsidR="00274B62" w:rsidRDefault="00274B62">
      <w:pPr>
        <w:rPr>
          <w:b/>
        </w:rPr>
      </w:pPr>
    </w:p>
    <w:p w:rsidR="00274B62" w:rsidRDefault="00274B62"/>
    <w:p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rsidR="00274B62" w:rsidRDefault="00274B62" w:rsidP="008B5588">
      <w:pPr>
        <w:pStyle w:val="Heading1"/>
        <w:spacing w:line="276" w:lineRule="auto"/>
      </w:pPr>
      <w:bookmarkStart w:id="8" w:name="_Toc439994665"/>
      <w:bookmarkStart w:id="9" w:name="_Toc441230972"/>
      <w:r>
        <w:lastRenderedPageBreak/>
        <w:t>Introduction</w:t>
      </w:r>
      <w:bookmarkEnd w:id="8"/>
      <w:bookmarkEnd w:id="9"/>
    </w:p>
    <w:p w:rsidR="00274B62" w:rsidRDefault="00274B62" w:rsidP="008B5588">
      <w:pPr>
        <w:pStyle w:val="Heading2"/>
        <w:spacing w:line="276" w:lineRule="auto"/>
      </w:pPr>
      <w:bookmarkStart w:id="10" w:name="_Toc439994667"/>
      <w:bookmarkStart w:id="11" w:name="_Toc441230973"/>
      <w:r>
        <w:t>Purpose</w:t>
      </w:r>
      <w:bookmarkEnd w:id="10"/>
      <w:bookmarkEnd w:id="11"/>
      <w:r>
        <w:t xml:space="preserve"> </w:t>
      </w:r>
    </w:p>
    <w:p w:rsidR="00274B62" w:rsidRPr="001307A3" w:rsidRDefault="00BA3B14" w:rsidP="008B5588">
      <w:pPr>
        <w:pStyle w:val="template"/>
        <w:spacing w:line="276" w:lineRule="auto"/>
        <w:rPr>
          <w:i w:val="0"/>
          <w:sz w:val="24"/>
        </w:rPr>
      </w:pPr>
      <w:r w:rsidRPr="001307A3">
        <w:rPr>
          <w:i w:val="0"/>
          <w:sz w:val="24"/>
        </w:rPr>
        <w:t>This document present</w:t>
      </w:r>
      <w:r w:rsidR="00377D1E" w:rsidRPr="001307A3">
        <w:rPr>
          <w:i w:val="0"/>
          <w:sz w:val="24"/>
        </w:rPr>
        <w:t xml:space="preserve">s a detailed description </w:t>
      </w:r>
      <w:r w:rsidR="009317E2" w:rsidRPr="001307A3">
        <w:rPr>
          <w:i w:val="0"/>
          <w:sz w:val="24"/>
        </w:rPr>
        <w:t xml:space="preserve">of </w:t>
      </w:r>
      <w:r w:rsidRPr="001307A3">
        <w:rPr>
          <w:i w:val="0"/>
          <w:sz w:val="24"/>
        </w:rPr>
        <w:t xml:space="preserve">ChasExplorer </w:t>
      </w:r>
      <w:r w:rsidR="00377D1E" w:rsidRPr="001307A3">
        <w:rPr>
          <w:i w:val="0"/>
          <w:sz w:val="24"/>
        </w:rPr>
        <w:t xml:space="preserve">– an </w:t>
      </w:r>
      <w:r w:rsidRPr="001307A3">
        <w:rPr>
          <w:i w:val="0"/>
          <w:sz w:val="24"/>
        </w:rPr>
        <w:t xml:space="preserve">android application. It shall define all system boundaries, interfaces, </w:t>
      </w:r>
      <w:r w:rsidR="001307A3" w:rsidRPr="001307A3">
        <w:rPr>
          <w:i w:val="0"/>
          <w:sz w:val="24"/>
        </w:rPr>
        <w:t>and communications</w:t>
      </w:r>
      <w:r w:rsidRPr="001307A3">
        <w:rPr>
          <w:i w:val="0"/>
          <w:sz w:val="24"/>
        </w:rPr>
        <w:t xml:space="preserve"> with or to external APIs and </w:t>
      </w:r>
      <w:r w:rsidR="001307A3" w:rsidRPr="001307A3">
        <w:rPr>
          <w:i w:val="0"/>
          <w:sz w:val="24"/>
        </w:rPr>
        <w:t>applications. Including</w:t>
      </w:r>
      <w:r w:rsidR="00377D1E" w:rsidRPr="001307A3">
        <w:rPr>
          <w:i w:val="0"/>
          <w:sz w:val="24"/>
        </w:rPr>
        <w:t xml:space="preserve"> diagrams and reasoning behind each design.</w:t>
      </w:r>
      <w:r w:rsidRPr="001307A3">
        <w:rPr>
          <w:i w:val="0"/>
          <w:sz w:val="24"/>
        </w:rPr>
        <w:t xml:space="preserve"> </w:t>
      </w:r>
    </w:p>
    <w:p w:rsidR="00274B62" w:rsidRDefault="00274B62" w:rsidP="008B5588">
      <w:pPr>
        <w:pStyle w:val="Heading2"/>
        <w:spacing w:line="276" w:lineRule="auto"/>
      </w:pPr>
      <w:bookmarkStart w:id="12" w:name="_Toc439994669"/>
      <w:bookmarkStart w:id="13" w:name="_Toc441230975"/>
      <w:r>
        <w:t>Intended Audience and Reading Suggestions</w:t>
      </w:r>
      <w:bookmarkEnd w:id="12"/>
      <w:bookmarkEnd w:id="13"/>
    </w:p>
    <w:p w:rsidR="00377D1E" w:rsidRPr="001307A3" w:rsidRDefault="00377D1E" w:rsidP="008B5588">
      <w:pPr>
        <w:pStyle w:val="template"/>
        <w:spacing w:line="276" w:lineRule="auto"/>
        <w:rPr>
          <w:i w:val="0"/>
          <w:sz w:val="24"/>
        </w:rPr>
      </w:pPr>
      <w:r w:rsidRPr="001307A3">
        <w:rPr>
          <w:i w:val="0"/>
          <w:sz w:val="24"/>
        </w:rPr>
        <w:t>This document is intended for developers, project managers, users &amp; testers. The “users” in this context refers to anyone</w:t>
      </w:r>
      <w:r w:rsidR="008969D9" w:rsidRPr="001307A3">
        <w:rPr>
          <w:i w:val="0"/>
          <w:sz w:val="24"/>
        </w:rPr>
        <w:t>,</w:t>
      </w:r>
      <w:r w:rsidRPr="001307A3">
        <w:rPr>
          <w:i w:val="0"/>
          <w:sz w:val="24"/>
        </w:rPr>
        <w:t xml:space="preserve"> who would potentially use the app to find a nearby Chas certified clinic. A preferred sequence of going through the SRS</w:t>
      </w:r>
      <w:r w:rsidR="008969D9" w:rsidRPr="001307A3">
        <w:rPr>
          <w:i w:val="0"/>
          <w:sz w:val="24"/>
        </w:rPr>
        <w:t>,</w:t>
      </w:r>
      <w:r w:rsidRPr="001307A3">
        <w:rPr>
          <w:i w:val="0"/>
          <w:sz w:val="24"/>
        </w:rPr>
        <w:t xml:space="preserve"> would be to follow the contents listed on the content page like a book. Perhaps any developers or project managers would be more interested in section 2</w:t>
      </w:r>
      <w:r w:rsidR="008969D9" w:rsidRPr="001307A3">
        <w:rPr>
          <w:i w:val="0"/>
          <w:sz w:val="24"/>
        </w:rPr>
        <w:t xml:space="preserve"> (Overall Description)</w:t>
      </w:r>
      <w:r w:rsidR="00D46925">
        <w:rPr>
          <w:i w:val="0"/>
          <w:sz w:val="24"/>
        </w:rPr>
        <w:t xml:space="preserve"> onwards</w:t>
      </w:r>
      <w:r w:rsidRPr="001307A3">
        <w:rPr>
          <w:i w:val="0"/>
          <w:sz w:val="24"/>
        </w:rPr>
        <w:t xml:space="preserve">. </w:t>
      </w:r>
    </w:p>
    <w:p w:rsidR="00274B62" w:rsidRDefault="00274B62" w:rsidP="008B5588">
      <w:pPr>
        <w:pStyle w:val="Heading2"/>
        <w:spacing w:line="276" w:lineRule="auto"/>
      </w:pPr>
      <w:bookmarkStart w:id="14" w:name="_Toc439994670"/>
      <w:bookmarkStart w:id="15" w:name="_Toc441230976"/>
      <w:r>
        <w:t>Product Scope</w:t>
      </w:r>
      <w:bookmarkEnd w:id="14"/>
      <w:bookmarkEnd w:id="15"/>
    </w:p>
    <w:p w:rsidR="00274B62" w:rsidRPr="00201839" w:rsidRDefault="00201839" w:rsidP="008B5588">
      <w:pPr>
        <w:pStyle w:val="template"/>
        <w:spacing w:line="276" w:lineRule="auto"/>
        <w:rPr>
          <w:i w:val="0"/>
        </w:rPr>
      </w:pPr>
      <w:r>
        <w:rPr>
          <w:i w:val="0"/>
        </w:rPr>
        <w:t>“</w:t>
      </w:r>
      <w:r w:rsidRPr="001307A3">
        <w:rPr>
          <w:i w:val="0"/>
          <w:sz w:val="24"/>
        </w:rPr>
        <w:t xml:space="preserve">ChasExplorer” is an android application designed to assist not only in finding Chas certified clinics but also providing useful information to users. With Singapore aging population in mind, we planned to design a simple yet informative application. The information provided includes </w:t>
      </w:r>
      <w:r w:rsidR="00C9404E" w:rsidRPr="001307A3">
        <w:rPr>
          <w:i w:val="0"/>
          <w:sz w:val="24"/>
        </w:rPr>
        <w:t>a clinic’s opening hours, reviews by other users, direct call with a button and also an all in one search function (postal code, clinic’s name or even a phone number look up)</w:t>
      </w:r>
      <w:r w:rsidR="001307A3">
        <w:rPr>
          <w:i w:val="0"/>
          <w:sz w:val="24"/>
        </w:rPr>
        <w:t xml:space="preserve"> </w:t>
      </w:r>
      <w:r w:rsidR="00C9404E" w:rsidRPr="001307A3">
        <w:rPr>
          <w:i w:val="0"/>
          <w:sz w:val="24"/>
        </w:rPr>
        <w:t>displayed on an interactive map.</w:t>
      </w:r>
      <w:r w:rsidRPr="001307A3">
        <w:rPr>
          <w:i w:val="0"/>
          <w:sz w:val="24"/>
        </w:rPr>
        <w:t xml:space="preserve"> </w:t>
      </w:r>
    </w:p>
    <w:p w:rsidR="00C15F30" w:rsidRPr="001307A3" w:rsidRDefault="00274B62" w:rsidP="008B5588">
      <w:pPr>
        <w:pStyle w:val="Heading2"/>
        <w:spacing w:line="276" w:lineRule="auto"/>
      </w:pPr>
      <w:bookmarkStart w:id="16" w:name="_Toc439994672"/>
      <w:bookmarkStart w:id="17" w:name="_Toc441230977"/>
      <w:r>
        <w:t>References</w:t>
      </w:r>
      <w:bookmarkStart w:id="18" w:name="_Toc439994673"/>
      <w:bookmarkStart w:id="19" w:name="_Toc441230978"/>
      <w:bookmarkEnd w:id="16"/>
      <w:bookmarkEnd w:id="17"/>
    </w:p>
    <w:p w:rsidR="001307A3" w:rsidRPr="008B5588" w:rsidRDefault="00C15F30" w:rsidP="008B5588">
      <w:pPr>
        <w:spacing w:line="276" w:lineRule="auto"/>
        <w:rPr>
          <w:rFonts w:ascii="Arial" w:hAnsi="Arial" w:cs="Arial"/>
          <w:szCs w:val="22"/>
        </w:rPr>
      </w:pPr>
      <w:r w:rsidRPr="00A557B1">
        <w:rPr>
          <w:rFonts w:ascii="Arial" w:eastAsia="Arial" w:hAnsi="Arial" w:cs="Arial"/>
          <w:szCs w:val="22"/>
        </w:rPr>
        <w:t xml:space="preserve">The user interface design follows Ben Schneiderman's eight golden rules available here: </w:t>
      </w:r>
      <w:r w:rsidR="00A557B1">
        <w:rPr>
          <w:rFonts w:ascii="Arial" w:eastAsia="Arial" w:hAnsi="Arial" w:cs="Arial"/>
          <w:szCs w:val="22"/>
        </w:rPr>
        <w:br/>
      </w:r>
      <w:r w:rsidR="00A557B1">
        <w:rPr>
          <w:rFonts w:ascii="Arial" w:eastAsia="Arial" w:hAnsi="Arial" w:cs="Arial"/>
          <w:szCs w:val="22"/>
        </w:rPr>
        <w:br/>
      </w:r>
      <w:hyperlink r:id="rId10" w:history="1">
        <w:r w:rsidRPr="00A557B1">
          <w:rPr>
            <w:rStyle w:val="Hyperlink"/>
            <w:rFonts w:ascii="Arial" w:hAnsi="Arial" w:cs="Arial"/>
            <w:szCs w:val="22"/>
          </w:rPr>
          <w:t>https://faculty.washington.edu/jtenenbg/courses/360/f04/sessions/schneidermanGoldenRules.html</w:t>
        </w:r>
      </w:hyperlink>
    </w:p>
    <w:p w:rsidR="008B5588" w:rsidRDefault="008B5588">
      <w:pPr>
        <w:spacing w:line="240" w:lineRule="auto"/>
        <w:rPr>
          <w:b/>
          <w:kern w:val="28"/>
          <w:sz w:val="36"/>
        </w:rPr>
      </w:pPr>
      <w:r>
        <w:br w:type="page"/>
      </w:r>
    </w:p>
    <w:p w:rsidR="00274B62" w:rsidRDefault="00274B62" w:rsidP="00FD34AC">
      <w:pPr>
        <w:pStyle w:val="Heading1"/>
        <w:spacing w:line="276" w:lineRule="auto"/>
      </w:pPr>
      <w:r>
        <w:lastRenderedPageBreak/>
        <w:t>Overall Description</w:t>
      </w:r>
      <w:bookmarkEnd w:id="18"/>
      <w:bookmarkEnd w:id="19"/>
    </w:p>
    <w:p w:rsidR="00274B62" w:rsidRDefault="00274B62" w:rsidP="00FD34AC">
      <w:pPr>
        <w:pStyle w:val="Heading2"/>
        <w:spacing w:line="276" w:lineRule="auto"/>
      </w:pPr>
      <w:bookmarkStart w:id="20" w:name="_Toc439994674"/>
      <w:bookmarkStart w:id="21" w:name="_Toc441230979"/>
      <w:r>
        <w:t>Product Perspective</w:t>
      </w:r>
      <w:bookmarkEnd w:id="20"/>
      <w:bookmarkEnd w:id="21"/>
    </w:p>
    <w:p w:rsidR="00196BF7" w:rsidRPr="00196BF7" w:rsidRDefault="00196BF7" w:rsidP="00FD34AC">
      <w:pPr>
        <w:pStyle w:val="template"/>
        <w:spacing w:line="276" w:lineRule="auto"/>
        <w:rPr>
          <w:i w:val="0"/>
          <w:sz w:val="24"/>
        </w:rPr>
      </w:pPr>
      <w:r>
        <w:rPr>
          <w:i w:val="0"/>
          <w:sz w:val="24"/>
        </w:rPr>
        <w:t xml:space="preserve"> “ChasExplorer” is meant to complement and support each other, between Google Maps and the Gov.sg Dataset. The government dataset provides many informative and useful data, yet it lacks proper visualization. Google map being a strong standalone API is capable of visualizing data onto a map, however it lacks detailed information. With the combination of these 2 APIs. We are able to unify the strengths of each API and create a far more useful and superior application. With some additional features to provide users with an enhanced user experience.</w:t>
      </w:r>
    </w:p>
    <w:p w:rsidR="00274B62" w:rsidRDefault="00274B62" w:rsidP="00FD34AC">
      <w:pPr>
        <w:pStyle w:val="Heading2"/>
        <w:spacing w:line="276" w:lineRule="auto"/>
      </w:pPr>
      <w:bookmarkStart w:id="22" w:name="_Toc439994675"/>
      <w:bookmarkStart w:id="23" w:name="_Toc441230980"/>
      <w:r>
        <w:t>Product Functions</w:t>
      </w:r>
      <w:bookmarkEnd w:id="22"/>
      <w:bookmarkEnd w:id="23"/>
    </w:p>
    <w:p w:rsidR="00274B62" w:rsidRDefault="00DC3CB2" w:rsidP="00FD34AC">
      <w:pPr>
        <w:pStyle w:val="template"/>
        <w:spacing w:line="276" w:lineRule="auto"/>
        <w:rPr>
          <w:i w:val="0"/>
          <w:sz w:val="24"/>
        </w:rPr>
      </w:pPr>
      <w:r>
        <w:rPr>
          <w:i w:val="0"/>
          <w:sz w:val="24"/>
        </w:rPr>
        <w:t xml:space="preserve">Major Functions: </w:t>
      </w:r>
      <w:r w:rsidR="007717C2">
        <w:rPr>
          <w:i w:val="0"/>
          <w:sz w:val="24"/>
        </w:rPr>
        <w:br/>
      </w:r>
    </w:p>
    <w:p w:rsidR="00DC3CB2" w:rsidRDefault="007717C2" w:rsidP="00FD34AC">
      <w:pPr>
        <w:pStyle w:val="template"/>
        <w:numPr>
          <w:ilvl w:val="0"/>
          <w:numId w:val="2"/>
        </w:numPr>
        <w:spacing w:line="276" w:lineRule="auto"/>
        <w:rPr>
          <w:i w:val="0"/>
          <w:sz w:val="24"/>
        </w:rPr>
      </w:pPr>
      <w:r>
        <w:rPr>
          <w:i w:val="0"/>
          <w:sz w:val="24"/>
        </w:rPr>
        <w:t>Search for Chas certified clinic.</w:t>
      </w:r>
    </w:p>
    <w:p w:rsidR="007717C2" w:rsidRDefault="007717C2" w:rsidP="00FD34AC">
      <w:pPr>
        <w:pStyle w:val="template"/>
        <w:numPr>
          <w:ilvl w:val="0"/>
          <w:numId w:val="2"/>
        </w:numPr>
        <w:spacing w:line="276" w:lineRule="auto"/>
        <w:rPr>
          <w:i w:val="0"/>
          <w:sz w:val="24"/>
        </w:rPr>
      </w:pPr>
      <w:r>
        <w:rPr>
          <w:i w:val="0"/>
          <w:sz w:val="24"/>
        </w:rPr>
        <w:t>Viewing details of a selected clinic.</w:t>
      </w:r>
    </w:p>
    <w:p w:rsidR="007717C2" w:rsidRDefault="007717C2" w:rsidP="00FD34AC">
      <w:pPr>
        <w:pStyle w:val="template"/>
        <w:numPr>
          <w:ilvl w:val="0"/>
          <w:numId w:val="2"/>
        </w:numPr>
        <w:spacing w:line="276" w:lineRule="auto"/>
        <w:rPr>
          <w:i w:val="0"/>
          <w:sz w:val="24"/>
        </w:rPr>
      </w:pPr>
      <w:r>
        <w:rPr>
          <w:i w:val="0"/>
          <w:sz w:val="24"/>
        </w:rPr>
        <w:t>Submit rating &amp; review for the selected clinic.</w:t>
      </w:r>
    </w:p>
    <w:p w:rsidR="007717C2" w:rsidRDefault="007717C2" w:rsidP="00FD34AC">
      <w:pPr>
        <w:pStyle w:val="template"/>
        <w:numPr>
          <w:ilvl w:val="0"/>
          <w:numId w:val="2"/>
        </w:numPr>
        <w:spacing w:line="276" w:lineRule="auto"/>
        <w:rPr>
          <w:i w:val="0"/>
          <w:sz w:val="24"/>
        </w:rPr>
      </w:pPr>
      <w:r>
        <w:rPr>
          <w:i w:val="0"/>
          <w:sz w:val="24"/>
        </w:rPr>
        <w:t>Call a clinic Tel. no through the application.</w:t>
      </w:r>
    </w:p>
    <w:p w:rsidR="007717C2" w:rsidRDefault="007717C2" w:rsidP="00FD34AC">
      <w:pPr>
        <w:pStyle w:val="template"/>
        <w:numPr>
          <w:ilvl w:val="0"/>
          <w:numId w:val="2"/>
        </w:numPr>
        <w:spacing w:line="276" w:lineRule="auto"/>
        <w:rPr>
          <w:i w:val="0"/>
          <w:sz w:val="24"/>
        </w:rPr>
      </w:pPr>
      <w:r>
        <w:rPr>
          <w:i w:val="0"/>
          <w:sz w:val="24"/>
        </w:rPr>
        <w:t>Login with a Google account / Email account.</w:t>
      </w:r>
    </w:p>
    <w:p w:rsidR="007717C2" w:rsidRDefault="007717C2" w:rsidP="00FD34AC">
      <w:pPr>
        <w:pStyle w:val="template"/>
        <w:spacing w:line="276" w:lineRule="auto"/>
        <w:rPr>
          <w:i w:val="0"/>
          <w:sz w:val="24"/>
        </w:rPr>
      </w:pPr>
    </w:p>
    <w:p w:rsidR="007717C2" w:rsidRDefault="007717C2" w:rsidP="00FD34AC">
      <w:pPr>
        <w:pStyle w:val="template"/>
        <w:spacing w:line="276" w:lineRule="auto"/>
        <w:rPr>
          <w:i w:val="0"/>
          <w:sz w:val="24"/>
        </w:rPr>
      </w:pPr>
      <w:r>
        <w:rPr>
          <w:i w:val="0"/>
          <w:sz w:val="24"/>
        </w:rPr>
        <w:t>Minor Functions</w:t>
      </w:r>
    </w:p>
    <w:p w:rsidR="007717C2" w:rsidRDefault="007717C2" w:rsidP="00FD34AC">
      <w:pPr>
        <w:pStyle w:val="template"/>
        <w:spacing w:line="276" w:lineRule="auto"/>
        <w:rPr>
          <w:i w:val="0"/>
          <w:sz w:val="24"/>
        </w:rPr>
      </w:pPr>
    </w:p>
    <w:p w:rsidR="007717C2" w:rsidRDefault="007717C2" w:rsidP="00FD34AC">
      <w:pPr>
        <w:pStyle w:val="template"/>
        <w:numPr>
          <w:ilvl w:val="0"/>
          <w:numId w:val="3"/>
        </w:numPr>
        <w:spacing w:line="276" w:lineRule="auto"/>
        <w:rPr>
          <w:i w:val="0"/>
          <w:sz w:val="24"/>
        </w:rPr>
      </w:pPr>
      <w:r>
        <w:rPr>
          <w:i w:val="0"/>
          <w:sz w:val="24"/>
        </w:rPr>
        <w:t>Able to change user display picture.</w:t>
      </w:r>
    </w:p>
    <w:p w:rsidR="007717C2" w:rsidRDefault="007717C2" w:rsidP="00FD34AC">
      <w:pPr>
        <w:pStyle w:val="template"/>
        <w:numPr>
          <w:ilvl w:val="0"/>
          <w:numId w:val="3"/>
        </w:numPr>
        <w:spacing w:line="276" w:lineRule="auto"/>
        <w:rPr>
          <w:i w:val="0"/>
          <w:sz w:val="24"/>
        </w:rPr>
      </w:pPr>
      <w:r>
        <w:rPr>
          <w:i w:val="0"/>
          <w:sz w:val="24"/>
        </w:rPr>
        <w:t>Get directions via Google Map to the selected clinic.</w:t>
      </w:r>
    </w:p>
    <w:p w:rsidR="007717C2" w:rsidRDefault="007717C2" w:rsidP="00FD34AC">
      <w:pPr>
        <w:pStyle w:val="template"/>
        <w:numPr>
          <w:ilvl w:val="0"/>
          <w:numId w:val="3"/>
        </w:numPr>
        <w:spacing w:line="276" w:lineRule="auto"/>
        <w:rPr>
          <w:i w:val="0"/>
          <w:sz w:val="24"/>
        </w:rPr>
      </w:pPr>
      <w:r>
        <w:rPr>
          <w:i w:val="0"/>
          <w:sz w:val="24"/>
        </w:rPr>
        <w:t>View all nearby clinics radius of 2.4km</w:t>
      </w:r>
    </w:p>
    <w:p w:rsidR="00B056A2" w:rsidRPr="00DC3CB2" w:rsidRDefault="00B056A2" w:rsidP="00FD34AC">
      <w:pPr>
        <w:pStyle w:val="template"/>
        <w:numPr>
          <w:ilvl w:val="0"/>
          <w:numId w:val="3"/>
        </w:numPr>
        <w:spacing w:line="276" w:lineRule="auto"/>
        <w:rPr>
          <w:i w:val="0"/>
          <w:sz w:val="24"/>
        </w:rPr>
      </w:pPr>
      <w:r>
        <w:rPr>
          <w:i w:val="0"/>
          <w:sz w:val="24"/>
        </w:rPr>
        <w:t>Change password.</w:t>
      </w:r>
    </w:p>
    <w:p w:rsidR="00274B62" w:rsidRDefault="00274B62" w:rsidP="00FD34AC">
      <w:pPr>
        <w:pStyle w:val="Heading2"/>
        <w:spacing w:line="276" w:lineRule="auto"/>
      </w:pPr>
      <w:bookmarkStart w:id="24" w:name="_Toc439994676"/>
      <w:bookmarkStart w:id="25" w:name="_Toc441230981"/>
      <w:r>
        <w:t>User Classes and Characteristics</w:t>
      </w:r>
      <w:bookmarkEnd w:id="24"/>
      <w:bookmarkEnd w:id="25"/>
    </w:p>
    <w:p w:rsidR="002224EF" w:rsidRDefault="002224EF" w:rsidP="00FD34AC">
      <w:pPr>
        <w:pStyle w:val="template"/>
        <w:spacing w:line="276" w:lineRule="auto"/>
        <w:rPr>
          <w:i w:val="0"/>
          <w:sz w:val="24"/>
        </w:rPr>
      </w:pPr>
      <w:r w:rsidRPr="00FF2882">
        <w:rPr>
          <w:i w:val="0"/>
          <w:sz w:val="24"/>
          <w:highlight w:val="yellow"/>
        </w:rPr>
        <w:t>Novice users</w:t>
      </w:r>
      <w:r w:rsidR="00FF2882">
        <w:rPr>
          <w:i w:val="0"/>
          <w:sz w:val="24"/>
        </w:rPr>
        <w:t xml:space="preserve"> – This cla</w:t>
      </w:r>
      <w:r>
        <w:rPr>
          <w:i w:val="0"/>
          <w:sz w:val="24"/>
        </w:rPr>
        <w:t xml:space="preserve">ss of users will most likely use the application to find out </w:t>
      </w:r>
      <w:r w:rsidR="00015F4A">
        <w:rPr>
          <w:i w:val="0"/>
          <w:sz w:val="24"/>
        </w:rPr>
        <w:t>where clinics are located at on the map, and also probably call the clinic to check for more information / bookings.</w:t>
      </w:r>
    </w:p>
    <w:p w:rsidR="00FF2882" w:rsidRDefault="00FF2882" w:rsidP="00FD34AC">
      <w:pPr>
        <w:pStyle w:val="template"/>
        <w:spacing w:line="276" w:lineRule="auto"/>
        <w:rPr>
          <w:i w:val="0"/>
          <w:sz w:val="24"/>
        </w:rPr>
      </w:pPr>
    </w:p>
    <w:p w:rsidR="00FF2882" w:rsidRDefault="00FF2882" w:rsidP="00FD34AC">
      <w:pPr>
        <w:pStyle w:val="template"/>
        <w:spacing w:line="276" w:lineRule="auto"/>
        <w:rPr>
          <w:i w:val="0"/>
          <w:sz w:val="24"/>
        </w:rPr>
      </w:pPr>
      <w:r w:rsidRPr="00FF2882">
        <w:rPr>
          <w:i w:val="0"/>
          <w:sz w:val="24"/>
          <w:highlight w:val="yellow"/>
        </w:rPr>
        <w:t>Intermittent users</w:t>
      </w:r>
      <w:r>
        <w:rPr>
          <w:i w:val="0"/>
          <w:sz w:val="24"/>
        </w:rPr>
        <w:t xml:space="preserve"> – This class of users will be likely to use the application not only to find out where clinics are located at on the map. They will also find out detailed information about clinics such as their opening hours, and reviews.</w:t>
      </w:r>
    </w:p>
    <w:p w:rsidR="00FF2882" w:rsidRDefault="00FF2882" w:rsidP="00FD34AC">
      <w:pPr>
        <w:pStyle w:val="template"/>
        <w:spacing w:line="276" w:lineRule="auto"/>
        <w:rPr>
          <w:i w:val="0"/>
          <w:sz w:val="24"/>
        </w:rPr>
      </w:pPr>
    </w:p>
    <w:p w:rsidR="00FF2882" w:rsidRDefault="00FF2882" w:rsidP="00FD34AC">
      <w:pPr>
        <w:pStyle w:val="template"/>
        <w:spacing w:line="276" w:lineRule="auto"/>
        <w:rPr>
          <w:i w:val="0"/>
          <w:sz w:val="24"/>
        </w:rPr>
      </w:pPr>
      <w:r w:rsidRPr="00FF2882">
        <w:rPr>
          <w:i w:val="0"/>
          <w:sz w:val="24"/>
          <w:highlight w:val="yellow"/>
        </w:rPr>
        <w:lastRenderedPageBreak/>
        <w:t>Advanced users</w:t>
      </w:r>
      <w:r>
        <w:rPr>
          <w:i w:val="0"/>
          <w:sz w:val="24"/>
        </w:rPr>
        <w:t xml:space="preserve"> – This class of users</w:t>
      </w:r>
      <w:ins w:id="26" w:author="user" w:date="2019-11-13T14:03:00Z">
        <w:r w:rsidR="00EA73A7">
          <w:rPr>
            <w:i w:val="0"/>
            <w:sz w:val="24"/>
          </w:rPr>
          <w:t xml:space="preserve"> are generally tech-sa</w:t>
        </w:r>
      </w:ins>
      <w:ins w:id="27" w:author="user" w:date="2019-11-13T14:05:00Z">
        <w:r w:rsidR="00EA73A7">
          <w:rPr>
            <w:i w:val="0"/>
            <w:sz w:val="24"/>
          </w:rPr>
          <w:t>v</w:t>
        </w:r>
      </w:ins>
      <w:ins w:id="28" w:author="user" w:date="2019-11-13T14:03:00Z">
        <w:r w:rsidR="00EA73A7">
          <w:rPr>
            <w:i w:val="0"/>
            <w:sz w:val="24"/>
          </w:rPr>
          <w:t>vy</w:t>
        </w:r>
      </w:ins>
      <w:ins w:id="29" w:author="user" w:date="2019-11-13T14:04:00Z">
        <w:r w:rsidR="00EA73A7">
          <w:rPr>
            <w:i w:val="0"/>
            <w:sz w:val="24"/>
          </w:rPr>
          <w:t xml:space="preserve"> and</w:t>
        </w:r>
      </w:ins>
      <w:r>
        <w:rPr>
          <w:i w:val="0"/>
          <w:sz w:val="24"/>
        </w:rPr>
        <w:t xml:space="preserve"> know the application very well. Will be using the search function and navigational features very comfortably. These users are also the main contributor of reviews and ratings.</w:t>
      </w:r>
    </w:p>
    <w:p w:rsidR="008B5588" w:rsidRDefault="008B5588" w:rsidP="00FD34AC">
      <w:pPr>
        <w:pStyle w:val="template"/>
        <w:spacing w:line="276" w:lineRule="auto"/>
        <w:rPr>
          <w:ins w:id="30" w:author="user" w:date="2019-11-13T14:08:00Z"/>
          <w:i w:val="0"/>
          <w:sz w:val="24"/>
        </w:rPr>
      </w:pPr>
    </w:p>
    <w:p w:rsidR="00EA73A7" w:rsidRDefault="00EA73A7" w:rsidP="00FD34AC">
      <w:pPr>
        <w:pStyle w:val="template"/>
        <w:spacing w:line="276" w:lineRule="auto"/>
        <w:rPr>
          <w:ins w:id="31" w:author="user" w:date="2019-11-13T14:27:00Z"/>
          <w:i w:val="0"/>
          <w:sz w:val="24"/>
        </w:rPr>
      </w:pPr>
      <w:ins w:id="32" w:author="user" w:date="2019-11-13T14:08:00Z">
        <w:r w:rsidRPr="004267B4">
          <w:rPr>
            <w:i w:val="0"/>
            <w:sz w:val="24"/>
            <w:highlight w:val="yellow"/>
            <w:rPrChange w:id="33" w:author="user" w:date="2019-11-13T15:06:00Z">
              <w:rPr>
                <w:i w:val="0"/>
                <w:sz w:val="24"/>
              </w:rPr>
            </w:rPrChange>
          </w:rPr>
          <w:t>Developer</w:t>
        </w:r>
      </w:ins>
      <w:ins w:id="34" w:author="user" w:date="2019-11-13T15:07:00Z">
        <w:r w:rsidR="00432270">
          <w:rPr>
            <w:i w:val="0"/>
            <w:sz w:val="24"/>
          </w:rPr>
          <w:t>s</w:t>
        </w:r>
      </w:ins>
      <w:ins w:id="35" w:author="user" w:date="2019-11-13T14:08:00Z">
        <w:r>
          <w:rPr>
            <w:i w:val="0"/>
            <w:sz w:val="24"/>
          </w:rPr>
          <w:t xml:space="preserve"> </w:t>
        </w:r>
      </w:ins>
      <w:ins w:id="36" w:author="user" w:date="2019-11-13T14:13:00Z">
        <w:r>
          <w:rPr>
            <w:i w:val="0"/>
            <w:sz w:val="24"/>
          </w:rPr>
          <w:t>–</w:t>
        </w:r>
      </w:ins>
      <w:ins w:id="37" w:author="user" w:date="2019-11-13T14:08:00Z">
        <w:r>
          <w:rPr>
            <w:i w:val="0"/>
            <w:sz w:val="24"/>
          </w:rPr>
          <w:t xml:space="preserve"> </w:t>
        </w:r>
      </w:ins>
      <w:ins w:id="38" w:author="user" w:date="2019-11-13T14:13:00Z">
        <w:r>
          <w:rPr>
            <w:i w:val="0"/>
            <w:sz w:val="24"/>
          </w:rPr>
          <w:t xml:space="preserve">A developer’s job </w:t>
        </w:r>
      </w:ins>
      <w:ins w:id="39" w:author="user" w:date="2019-11-13T14:14:00Z">
        <w:r w:rsidR="0039155C">
          <w:rPr>
            <w:i w:val="0"/>
            <w:sz w:val="24"/>
          </w:rPr>
          <w:t>is to</w:t>
        </w:r>
      </w:ins>
      <w:ins w:id="40" w:author="user" w:date="2019-11-13T14:15:00Z">
        <w:r w:rsidR="0039155C">
          <w:rPr>
            <w:i w:val="0"/>
            <w:sz w:val="24"/>
          </w:rPr>
          <w:t xml:space="preserve"> consistently monitor and</w:t>
        </w:r>
      </w:ins>
      <w:ins w:id="41" w:author="user" w:date="2019-11-13T14:14:00Z">
        <w:r w:rsidR="0039155C">
          <w:rPr>
            <w:i w:val="0"/>
            <w:sz w:val="24"/>
          </w:rPr>
          <w:t xml:space="preserve"> maintain the </w:t>
        </w:r>
      </w:ins>
      <w:ins w:id="42" w:author="user" w:date="2019-11-13T14:15:00Z">
        <w:r w:rsidR="0039155C">
          <w:rPr>
            <w:i w:val="0"/>
            <w:sz w:val="24"/>
          </w:rPr>
          <w:t>application.</w:t>
        </w:r>
      </w:ins>
      <w:ins w:id="43" w:author="user" w:date="2019-11-13T14:23:00Z">
        <w:r w:rsidR="0039155C">
          <w:rPr>
            <w:i w:val="0"/>
            <w:sz w:val="24"/>
          </w:rPr>
          <w:t xml:space="preserve"> This class of users are usually well-versed and proficient</w:t>
        </w:r>
      </w:ins>
      <w:ins w:id="44" w:author="user" w:date="2019-11-13T14:25:00Z">
        <w:r w:rsidR="00CC77BB">
          <w:rPr>
            <w:i w:val="0"/>
            <w:sz w:val="24"/>
          </w:rPr>
          <w:t xml:space="preserve"> in Google APIs, Android, XML and Java.</w:t>
        </w:r>
      </w:ins>
    </w:p>
    <w:p w:rsidR="00CC77BB" w:rsidRDefault="00CC77BB" w:rsidP="00FD34AC">
      <w:pPr>
        <w:pStyle w:val="template"/>
        <w:spacing w:line="276" w:lineRule="auto"/>
        <w:rPr>
          <w:i w:val="0"/>
          <w:sz w:val="24"/>
        </w:rPr>
      </w:pPr>
    </w:p>
    <w:p w:rsidR="008B5588" w:rsidRPr="008B5588" w:rsidRDefault="008B5588" w:rsidP="00FD34AC">
      <w:pPr>
        <w:pStyle w:val="template"/>
        <w:spacing w:line="276" w:lineRule="auto"/>
        <w:rPr>
          <w:i w:val="0"/>
          <w:sz w:val="24"/>
        </w:rPr>
      </w:pPr>
      <w:r>
        <w:rPr>
          <w:i w:val="0"/>
          <w:sz w:val="24"/>
        </w:rPr>
        <w:t>Our application will have to be well designed to satisfy the needs of these users.</w:t>
      </w:r>
      <w:bookmarkStart w:id="45" w:name="_Toc439994677"/>
      <w:bookmarkStart w:id="46" w:name="_Toc441230982"/>
    </w:p>
    <w:p w:rsidR="00274B62" w:rsidRDefault="008B5588" w:rsidP="00FD34AC">
      <w:pPr>
        <w:pStyle w:val="Heading2"/>
        <w:numPr>
          <w:ilvl w:val="0"/>
          <w:numId w:val="0"/>
        </w:numPr>
        <w:spacing w:line="276" w:lineRule="auto"/>
      </w:pPr>
      <w:r>
        <w:t>2.4 Operating</w:t>
      </w:r>
      <w:r w:rsidR="00274B62">
        <w:t xml:space="preserve"> Environment</w:t>
      </w:r>
      <w:bookmarkEnd w:id="45"/>
      <w:bookmarkEnd w:id="46"/>
    </w:p>
    <w:p w:rsidR="00AB7995" w:rsidRPr="008B5588" w:rsidRDefault="008B5588" w:rsidP="00FD34AC">
      <w:pPr>
        <w:pStyle w:val="template"/>
        <w:spacing w:line="276" w:lineRule="auto"/>
        <w:rPr>
          <w:i w:val="0"/>
          <w:sz w:val="24"/>
        </w:rPr>
      </w:pPr>
      <w:r>
        <w:rPr>
          <w:i w:val="0"/>
          <w:sz w:val="24"/>
        </w:rPr>
        <w:t>The application will be running on phones with at least Android 6.0</w:t>
      </w:r>
      <w:ins w:id="47" w:author="user" w:date="2019-11-13T14:51:00Z">
        <w:r w:rsidR="00621F3E">
          <w:rPr>
            <w:i w:val="0"/>
            <w:sz w:val="24"/>
          </w:rPr>
          <w:t xml:space="preserve"> Marshmallow</w:t>
        </w:r>
      </w:ins>
      <w:ins w:id="48" w:author="user" w:date="2019-11-13T14:54:00Z">
        <w:r w:rsidR="00621F3E">
          <w:rPr>
            <w:i w:val="0"/>
            <w:sz w:val="24"/>
          </w:rPr>
          <w:t xml:space="preserve"> (API level 23)</w:t>
        </w:r>
      </w:ins>
      <w:r>
        <w:rPr>
          <w:i w:val="0"/>
          <w:sz w:val="24"/>
        </w:rPr>
        <w:t xml:space="preserve"> and above</w:t>
      </w:r>
      <w:r w:rsidR="000019C1">
        <w:rPr>
          <w:i w:val="0"/>
          <w:sz w:val="24"/>
        </w:rPr>
        <w:t>.</w:t>
      </w:r>
      <w:ins w:id="49" w:author="user" w:date="2019-11-13T14:45:00Z">
        <w:r w:rsidR="0070262B">
          <w:rPr>
            <w:i w:val="0"/>
            <w:sz w:val="24"/>
          </w:rPr>
          <w:t xml:space="preserve"> </w:t>
        </w:r>
      </w:ins>
      <w:ins w:id="50" w:author="user" w:date="2019-11-13T14:57:00Z">
        <w:r w:rsidR="004267B4">
          <w:rPr>
            <w:i w:val="0"/>
            <w:sz w:val="24"/>
          </w:rPr>
          <w:t>The</w:t>
        </w:r>
      </w:ins>
      <w:ins w:id="51" w:author="user" w:date="2019-11-13T14:47:00Z">
        <w:r w:rsidR="00621F3E">
          <w:rPr>
            <w:i w:val="0"/>
            <w:sz w:val="24"/>
          </w:rPr>
          <w:t xml:space="preserve"> Minimum </w:t>
        </w:r>
      </w:ins>
      <w:ins w:id="52" w:author="user" w:date="2019-11-13T14:59:00Z">
        <w:r w:rsidR="004267B4">
          <w:rPr>
            <w:i w:val="0"/>
            <w:sz w:val="24"/>
          </w:rPr>
          <w:t>Software Development Kit (</w:t>
        </w:r>
      </w:ins>
      <w:ins w:id="53" w:author="user" w:date="2019-11-13T14:47:00Z">
        <w:r w:rsidR="00621F3E">
          <w:rPr>
            <w:i w:val="0"/>
            <w:sz w:val="24"/>
          </w:rPr>
          <w:t>SDK</w:t>
        </w:r>
      </w:ins>
      <w:ins w:id="54" w:author="user" w:date="2019-11-13T14:59:00Z">
        <w:r w:rsidR="004267B4">
          <w:rPr>
            <w:i w:val="0"/>
            <w:sz w:val="24"/>
          </w:rPr>
          <w:t>)</w:t>
        </w:r>
      </w:ins>
      <w:ins w:id="55" w:author="user" w:date="2019-11-13T14:47:00Z">
        <w:r w:rsidR="00621F3E">
          <w:rPr>
            <w:i w:val="0"/>
            <w:sz w:val="24"/>
          </w:rPr>
          <w:t xml:space="preserve"> Version </w:t>
        </w:r>
      </w:ins>
      <w:ins w:id="56" w:author="user" w:date="2019-11-13T14:57:00Z">
        <w:r w:rsidR="004267B4">
          <w:rPr>
            <w:i w:val="0"/>
            <w:sz w:val="24"/>
          </w:rPr>
          <w:t xml:space="preserve">is </w:t>
        </w:r>
      </w:ins>
      <w:ins w:id="57" w:author="user" w:date="2019-11-13T14:48:00Z">
        <w:r w:rsidR="00621F3E">
          <w:rPr>
            <w:i w:val="0"/>
            <w:sz w:val="24"/>
          </w:rPr>
          <w:t>23 and Targeted</w:t>
        </w:r>
        <w:r w:rsidR="00621F3E">
          <w:rPr>
            <w:i w:val="0"/>
            <w:sz w:val="24"/>
          </w:rPr>
          <w:t xml:space="preserve"> </w:t>
        </w:r>
      </w:ins>
      <w:ins w:id="58" w:author="user" w:date="2019-11-13T14:59:00Z">
        <w:r w:rsidR="004267B4">
          <w:rPr>
            <w:i w:val="0"/>
            <w:sz w:val="24"/>
          </w:rPr>
          <w:t>Software Development Kit (SDK)</w:t>
        </w:r>
      </w:ins>
      <w:ins w:id="59" w:author="user" w:date="2019-11-13T14:48:00Z">
        <w:r w:rsidR="00621F3E">
          <w:rPr>
            <w:i w:val="0"/>
            <w:sz w:val="24"/>
          </w:rPr>
          <w:t xml:space="preserve"> Version </w:t>
        </w:r>
      </w:ins>
      <w:ins w:id="60" w:author="user" w:date="2019-11-13T14:57:00Z">
        <w:r w:rsidR="004267B4">
          <w:rPr>
            <w:i w:val="0"/>
            <w:sz w:val="24"/>
          </w:rPr>
          <w:t xml:space="preserve">is </w:t>
        </w:r>
      </w:ins>
      <w:ins w:id="61" w:author="user" w:date="2019-11-13T14:48:00Z">
        <w:r w:rsidR="00621F3E">
          <w:rPr>
            <w:i w:val="0"/>
            <w:sz w:val="24"/>
          </w:rPr>
          <w:t>2</w:t>
        </w:r>
        <w:r w:rsidR="00621F3E">
          <w:rPr>
            <w:i w:val="0"/>
            <w:sz w:val="24"/>
          </w:rPr>
          <w:t>8.</w:t>
        </w:r>
      </w:ins>
      <w:ins w:id="62" w:author="user" w:date="2019-11-13T15:26:00Z">
        <w:r w:rsidR="00EB398C">
          <w:rPr>
            <w:i w:val="0"/>
            <w:sz w:val="24"/>
          </w:rPr>
          <w:t xml:space="preserve"> The network connection requires </w:t>
        </w:r>
      </w:ins>
      <w:ins w:id="63" w:author="user" w:date="2019-11-13T15:27:00Z">
        <w:r w:rsidR="00EB398C">
          <w:rPr>
            <w:i w:val="0"/>
            <w:sz w:val="24"/>
          </w:rPr>
          <w:t>a Wireless Network Interface Card (W</w:t>
        </w:r>
      </w:ins>
      <w:ins w:id="64" w:author="user" w:date="2019-11-13T15:28:00Z">
        <w:r w:rsidR="00EB398C">
          <w:rPr>
            <w:i w:val="0"/>
            <w:sz w:val="24"/>
          </w:rPr>
          <w:t>NIC</w:t>
        </w:r>
      </w:ins>
      <w:ins w:id="65" w:author="user" w:date="2019-11-13T15:27:00Z">
        <w:r w:rsidR="00EB398C">
          <w:rPr>
            <w:i w:val="0"/>
            <w:sz w:val="24"/>
          </w:rPr>
          <w:t>)</w:t>
        </w:r>
      </w:ins>
      <w:ins w:id="66" w:author="user" w:date="2019-11-13T15:28:00Z">
        <w:r w:rsidR="00EB398C">
          <w:rPr>
            <w:i w:val="0"/>
            <w:sz w:val="24"/>
          </w:rPr>
          <w:t xml:space="preserve"> with cellular network.</w:t>
        </w:r>
      </w:ins>
      <w:r w:rsidR="000019C1">
        <w:rPr>
          <w:i w:val="0"/>
          <w:sz w:val="24"/>
        </w:rPr>
        <w:t xml:space="preserve"> A</w:t>
      </w:r>
      <w:r>
        <w:rPr>
          <w:i w:val="0"/>
          <w:sz w:val="24"/>
        </w:rPr>
        <w:t xml:space="preserve">pplication will parse the dataset from gov.sg into </w:t>
      </w:r>
      <w:r w:rsidRPr="00A83341">
        <w:rPr>
          <w:i w:val="0"/>
          <w:sz w:val="24"/>
          <w:highlight w:val="yellow"/>
        </w:rPr>
        <w:t>Google Firebase</w:t>
      </w:r>
      <w:r>
        <w:rPr>
          <w:i w:val="0"/>
          <w:sz w:val="24"/>
        </w:rPr>
        <w:t xml:space="preserve"> for database management. </w:t>
      </w:r>
      <w:r w:rsidR="000019C1">
        <w:rPr>
          <w:i w:val="0"/>
          <w:sz w:val="24"/>
        </w:rPr>
        <w:t>After which t</w:t>
      </w:r>
      <w:r>
        <w:rPr>
          <w:i w:val="0"/>
          <w:sz w:val="24"/>
        </w:rPr>
        <w:t>he application will make a request to pull data from Firebase into the application</w:t>
      </w:r>
      <w:r w:rsidR="000019C1">
        <w:rPr>
          <w:i w:val="0"/>
          <w:sz w:val="24"/>
        </w:rPr>
        <w:t xml:space="preserve"> for plotting of map markers on </w:t>
      </w:r>
      <w:r w:rsidR="000019C1" w:rsidRPr="00A83341">
        <w:rPr>
          <w:i w:val="0"/>
          <w:sz w:val="24"/>
          <w:highlight w:val="yellow"/>
        </w:rPr>
        <w:t>Google Map</w:t>
      </w:r>
      <w:r w:rsidR="00A83341" w:rsidRPr="00A83341">
        <w:rPr>
          <w:i w:val="0"/>
          <w:sz w:val="24"/>
          <w:highlight w:val="yellow"/>
        </w:rPr>
        <w:t>s</w:t>
      </w:r>
      <w:r w:rsidR="000019C1">
        <w:rPr>
          <w:i w:val="0"/>
          <w:sz w:val="24"/>
        </w:rPr>
        <w:t>.</w:t>
      </w:r>
      <w:r>
        <w:rPr>
          <w:i w:val="0"/>
          <w:sz w:val="24"/>
        </w:rPr>
        <w:t xml:space="preserve"> </w:t>
      </w:r>
      <w:r w:rsidR="000019C1">
        <w:rPr>
          <w:i w:val="0"/>
          <w:sz w:val="24"/>
        </w:rPr>
        <w:t xml:space="preserve">Also </w:t>
      </w:r>
      <w:r w:rsidR="000019C1" w:rsidRPr="00A83341">
        <w:rPr>
          <w:i w:val="0"/>
          <w:sz w:val="24"/>
          <w:highlight w:val="yellow"/>
        </w:rPr>
        <w:t>Google Places</w:t>
      </w:r>
      <w:r w:rsidR="000019C1">
        <w:rPr>
          <w:i w:val="0"/>
          <w:sz w:val="24"/>
        </w:rPr>
        <w:t xml:space="preserve"> API will only be called </w:t>
      </w:r>
      <w:r>
        <w:rPr>
          <w:i w:val="0"/>
          <w:sz w:val="24"/>
        </w:rPr>
        <w:t>only and only if user tap on the detailed information</w:t>
      </w:r>
      <w:r w:rsidR="000019C1">
        <w:rPr>
          <w:i w:val="0"/>
          <w:sz w:val="24"/>
        </w:rPr>
        <w:t>. This is to reduce th</w:t>
      </w:r>
      <w:r w:rsidR="00AB7995">
        <w:rPr>
          <w:i w:val="0"/>
          <w:sz w:val="24"/>
        </w:rPr>
        <w:t>e amount of API calls and also implemented as a</w:t>
      </w:r>
      <w:r w:rsidR="000019C1">
        <w:rPr>
          <w:i w:val="0"/>
          <w:sz w:val="24"/>
        </w:rPr>
        <w:t xml:space="preserve"> pull observer pattern.</w:t>
      </w:r>
      <w:r w:rsidR="00A83341">
        <w:rPr>
          <w:i w:val="0"/>
          <w:sz w:val="24"/>
        </w:rPr>
        <w:t xml:space="preserve"> User details and profile will be handled by </w:t>
      </w:r>
      <w:r w:rsidR="00A83341" w:rsidRPr="00A83341">
        <w:rPr>
          <w:i w:val="0"/>
          <w:sz w:val="24"/>
          <w:highlight w:val="yellow"/>
        </w:rPr>
        <w:t xml:space="preserve">Google Cloud </w:t>
      </w:r>
      <w:r w:rsidR="00A83341">
        <w:rPr>
          <w:i w:val="0"/>
          <w:sz w:val="24"/>
          <w:highlight w:val="yellow"/>
        </w:rPr>
        <w:t>Fire</w:t>
      </w:r>
      <w:r w:rsidR="00A83341" w:rsidRPr="00A83341">
        <w:rPr>
          <w:i w:val="0"/>
          <w:sz w:val="24"/>
          <w:highlight w:val="yellow"/>
        </w:rPr>
        <w:t>store</w:t>
      </w:r>
      <w:r w:rsidR="00305114">
        <w:rPr>
          <w:i w:val="0"/>
          <w:sz w:val="24"/>
        </w:rPr>
        <w:t xml:space="preserve">. Lastly User login and authentication will be handled by </w:t>
      </w:r>
      <w:r w:rsidR="00305114" w:rsidRPr="00305114">
        <w:rPr>
          <w:i w:val="0"/>
          <w:sz w:val="24"/>
          <w:highlight w:val="yellow"/>
        </w:rPr>
        <w:t>Google Firebase Authentication</w:t>
      </w:r>
      <w:r w:rsidR="00305114">
        <w:rPr>
          <w:i w:val="0"/>
          <w:sz w:val="24"/>
        </w:rPr>
        <w:t>.</w:t>
      </w:r>
    </w:p>
    <w:p w:rsidR="00AB7995" w:rsidRDefault="00274B62" w:rsidP="00FD34AC">
      <w:pPr>
        <w:pStyle w:val="Heading2"/>
        <w:numPr>
          <w:ilvl w:val="1"/>
          <w:numId w:val="4"/>
        </w:numPr>
        <w:spacing w:line="276" w:lineRule="auto"/>
      </w:pPr>
      <w:bookmarkStart w:id="67" w:name="_Toc439994678"/>
      <w:bookmarkStart w:id="68" w:name="_Toc441230983"/>
      <w:r>
        <w:t>Design and Implementation Constraints</w:t>
      </w:r>
      <w:bookmarkEnd w:id="67"/>
      <w:bookmarkEnd w:id="68"/>
    </w:p>
    <w:p w:rsidR="00AB7995" w:rsidRPr="00AB7995" w:rsidRDefault="00AB7995" w:rsidP="00FD34AC">
      <w:pPr>
        <w:spacing w:line="276" w:lineRule="auto"/>
        <w:rPr>
          <w:rFonts w:ascii="Arial" w:hAnsi="Arial" w:cs="Arial"/>
        </w:rPr>
      </w:pPr>
      <w:r>
        <w:rPr>
          <w:rFonts w:ascii="Arial" w:hAnsi="Arial" w:cs="Arial"/>
        </w:rPr>
        <w:t>Due to the heavy reliance on Google APIs. Especially Login access control. We have a few constraints for the authentication of valid email addresses. Firebase Authentication API allow developers to compile multiple Social Medias login and a local login into a single page. Basic authentication of checking if an email is a valid or non-valid email are provided. But sending an email verifica</w:t>
      </w:r>
      <w:r w:rsidR="005F1D00">
        <w:rPr>
          <w:rFonts w:ascii="Arial" w:hAnsi="Arial" w:cs="Arial"/>
        </w:rPr>
        <w:t xml:space="preserve">tion to newly registered users for verifications requires additional costs. Which are not reflected within our budget. We will implement “true” authentication when our budgets are increased. </w:t>
      </w:r>
    </w:p>
    <w:p w:rsidR="00274B62" w:rsidRDefault="00274B62" w:rsidP="00FD34AC">
      <w:pPr>
        <w:pStyle w:val="Heading2"/>
        <w:spacing w:line="276" w:lineRule="auto"/>
      </w:pPr>
      <w:bookmarkStart w:id="69" w:name="_Toc439994679"/>
      <w:bookmarkStart w:id="70" w:name="_Toc441230984"/>
      <w:r>
        <w:t>User Documentation</w:t>
      </w:r>
      <w:bookmarkEnd w:id="69"/>
      <w:bookmarkEnd w:id="70"/>
    </w:p>
    <w:p w:rsidR="00274B62" w:rsidRPr="005F1D00" w:rsidRDefault="005F1D00" w:rsidP="00FD34AC">
      <w:pPr>
        <w:pStyle w:val="template"/>
        <w:spacing w:line="276" w:lineRule="auto"/>
        <w:rPr>
          <w:i w:val="0"/>
          <w:sz w:val="24"/>
        </w:rPr>
      </w:pPr>
      <w:r>
        <w:rPr>
          <w:i w:val="0"/>
          <w:sz w:val="24"/>
        </w:rPr>
        <w:t>Application is designed in an open and play fashion. No tutorial will be needed it’s simple as it is.</w:t>
      </w:r>
    </w:p>
    <w:p w:rsidR="00274B62" w:rsidRDefault="00274B62" w:rsidP="00FD34AC">
      <w:pPr>
        <w:pStyle w:val="Heading2"/>
        <w:spacing w:line="276" w:lineRule="auto"/>
      </w:pPr>
      <w:bookmarkStart w:id="71" w:name="_Toc439994680"/>
      <w:bookmarkStart w:id="72" w:name="_Toc441230985"/>
      <w:r>
        <w:lastRenderedPageBreak/>
        <w:t>Assumptions and Dependencies</w:t>
      </w:r>
      <w:bookmarkEnd w:id="71"/>
      <w:bookmarkEnd w:id="72"/>
    </w:p>
    <w:p w:rsidR="00274B62" w:rsidRPr="00CB5792" w:rsidRDefault="00CB5792" w:rsidP="00FD34AC">
      <w:pPr>
        <w:pStyle w:val="template"/>
        <w:spacing w:line="276" w:lineRule="auto"/>
        <w:rPr>
          <w:i w:val="0"/>
          <w:sz w:val="24"/>
        </w:rPr>
      </w:pPr>
      <w:r>
        <w:rPr>
          <w:i w:val="0"/>
          <w:sz w:val="24"/>
        </w:rPr>
        <w:t>Major assumption here is that the users will always be connected to the internet. If users are not connected to the internet, the application shall find and use</w:t>
      </w:r>
      <w:del w:id="73" w:author="user" w:date="2019-11-13T14:28:00Z">
        <w:r w:rsidDel="00CC77BB">
          <w:rPr>
            <w:i w:val="0"/>
            <w:sz w:val="24"/>
          </w:rPr>
          <w:delText>r</w:delText>
        </w:r>
      </w:del>
      <w:r>
        <w:rPr>
          <w:i w:val="0"/>
          <w:sz w:val="24"/>
        </w:rPr>
        <w:t xml:space="preserve"> the old cached data as its data set.</w:t>
      </w:r>
    </w:p>
    <w:p w:rsidR="00274B62" w:rsidRDefault="00274B62" w:rsidP="00B0357E">
      <w:pPr>
        <w:pStyle w:val="Heading1"/>
        <w:spacing w:line="276" w:lineRule="auto"/>
      </w:pPr>
      <w:bookmarkStart w:id="74" w:name="_Toc439994682"/>
      <w:bookmarkStart w:id="75" w:name="_Toc441230986"/>
      <w:r>
        <w:t>External Interface Requirements</w:t>
      </w:r>
      <w:bookmarkEnd w:id="74"/>
      <w:bookmarkEnd w:id="75"/>
    </w:p>
    <w:p w:rsidR="00274B62" w:rsidRDefault="00274B62" w:rsidP="00B0357E">
      <w:pPr>
        <w:pStyle w:val="Heading2"/>
        <w:spacing w:line="276" w:lineRule="auto"/>
      </w:pPr>
      <w:bookmarkStart w:id="76" w:name="_Toc441230987"/>
      <w:r>
        <w:t>User Interfaces</w:t>
      </w:r>
      <w:bookmarkEnd w:id="76"/>
    </w:p>
    <w:p w:rsidR="004C20D0" w:rsidRDefault="004C20D0" w:rsidP="00B0357E">
      <w:pPr>
        <w:spacing w:line="276" w:lineRule="auto"/>
        <w:rPr>
          <w:rFonts w:ascii="Arial" w:hAnsi="Arial" w:cs="Arial"/>
        </w:rPr>
      </w:pPr>
      <w:proofErr w:type="spellStart"/>
      <w:r>
        <w:rPr>
          <w:rFonts w:ascii="Arial" w:hAnsi="Arial" w:cs="Arial"/>
        </w:rPr>
        <w:t>Shneiderman’s</w:t>
      </w:r>
      <w:proofErr w:type="spellEnd"/>
      <w:r>
        <w:rPr>
          <w:rFonts w:ascii="Arial" w:hAnsi="Arial" w:cs="Arial"/>
        </w:rPr>
        <w:t xml:space="preserve"> eight golden rules of UI design were applied to the design of the application.</w:t>
      </w:r>
    </w:p>
    <w:p w:rsidR="004C20D0" w:rsidRDefault="004C20D0" w:rsidP="00B0357E">
      <w:pPr>
        <w:spacing w:line="276" w:lineRule="auto"/>
        <w:rPr>
          <w:rFonts w:ascii="Arial" w:hAnsi="Arial" w:cs="Arial"/>
        </w:rPr>
      </w:pPr>
    </w:p>
    <w:p w:rsidR="004C20D0" w:rsidRDefault="006A4C36" w:rsidP="00B0357E">
      <w:pPr>
        <w:pStyle w:val="Heading3"/>
        <w:spacing w:line="276" w:lineRule="auto"/>
      </w:pPr>
      <w:r>
        <w:rPr>
          <w:noProof/>
          <w:lang w:eastAsia="zh-CN"/>
        </w:rPr>
        <w:drawing>
          <wp:anchor distT="0" distB="0" distL="114300" distR="114300" simplePos="0" relativeHeight="251658240" behindDoc="0" locked="0" layoutInCell="1" allowOverlap="1" wp14:anchorId="187FA07E" wp14:editId="733CAE5A">
            <wp:simplePos x="0" y="0"/>
            <wp:positionH relativeFrom="margin">
              <wp:align>left</wp:align>
            </wp:positionH>
            <wp:positionV relativeFrom="paragraph">
              <wp:posOffset>163195</wp:posOffset>
            </wp:positionV>
            <wp:extent cx="1851660" cy="1432560"/>
            <wp:effectExtent l="0" t="0" r="0" b="0"/>
            <wp:wrapThrough wrapText="bothSides">
              <wp:wrapPolygon edited="0">
                <wp:start x="0" y="0"/>
                <wp:lineTo x="0" y="21255"/>
                <wp:lineTo x="21333" y="21255"/>
                <wp:lineTo x="2133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ing.png"/>
                    <pic:cNvPicPr/>
                  </pic:nvPicPr>
                  <pic:blipFill>
                    <a:blip r:embed="rId11">
                      <a:extLst>
                        <a:ext uri="{28A0092B-C50C-407E-A947-70E740481C1C}">
                          <a14:useLocalDpi xmlns:a14="http://schemas.microsoft.com/office/drawing/2010/main" val="0"/>
                        </a:ext>
                      </a:extLst>
                    </a:blip>
                    <a:stretch>
                      <a:fillRect/>
                    </a:stretch>
                  </pic:blipFill>
                  <pic:spPr>
                    <a:xfrm>
                      <a:off x="0" y="0"/>
                      <a:ext cx="1851660" cy="1432560"/>
                    </a:xfrm>
                    <a:prstGeom prst="rect">
                      <a:avLst/>
                    </a:prstGeom>
                  </pic:spPr>
                </pic:pic>
              </a:graphicData>
            </a:graphic>
            <wp14:sizeRelH relativeFrom="margin">
              <wp14:pctWidth>0</wp14:pctWidth>
            </wp14:sizeRelH>
            <wp14:sizeRelV relativeFrom="margin">
              <wp14:pctHeight>0</wp14:pctHeight>
            </wp14:sizeRelV>
          </wp:anchor>
        </w:drawing>
      </w:r>
      <w:r w:rsidR="004C20D0">
        <w:t>Loading Progress Bar</w:t>
      </w:r>
    </w:p>
    <w:p w:rsidR="004C20D0" w:rsidRPr="004C20D0" w:rsidRDefault="004C20D0" w:rsidP="00B0357E">
      <w:pPr>
        <w:spacing w:line="276" w:lineRule="auto"/>
      </w:pPr>
      <w:r>
        <w:rPr>
          <w:rFonts w:ascii="Arial" w:hAnsi="Arial" w:cs="Arial"/>
        </w:rPr>
        <w:t>Loading bar</w:t>
      </w:r>
      <w:r w:rsidR="00EB05DD">
        <w:rPr>
          <w:rFonts w:ascii="Arial" w:hAnsi="Arial" w:cs="Arial"/>
        </w:rPr>
        <w:t>s</w:t>
      </w:r>
      <w:r>
        <w:rPr>
          <w:rFonts w:ascii="Arial" w:hAnsi="Arial" w:cs="Arial"/>
        </w:rPr>
        <w:t xml:space="preserve"> are implemented into the applications where longer loading time are applicable. So as to prevent users from staring onto a blank screen thinking the application has “hanged”.</w:t>
      </w:r>
    </w:p>
    <w:p w:rsidR="00B0357E" w:rsidRDefault="00B0357E" w:rsidP="00B0357E">
      <w:pPr>
        <w:spacing w:line="276" w:lineRule="auto"/>
        <w:rPr>
          <w:rFonts w:ascii="Arial" w:hAnsi="Arial" w:cs="Arial"/>
        </w:rPr>
      </w:pPr>
    </w:p>
    <w:p w:rsidR="00B0357E" w:rsidRDefault="00B0357E" w:rsidP="00B0357E">
      <w:pPr>
        <w:spacing w:line="276" w:lineRule="auto"/>
        <w:rPr>
          <w:rFonts w:ascii="Arial" w:hAnsi="Arial" w:cs="Arial"/>
        </w:rPr>
      </w:pPr>
    </w:p>
    <w:p w:rsidR="006F367B" w:rsidRDefault="006F367B" w:rsidP="00B0357E">
      <w:pPr>
        <w:spacing w:line="276" w:lineRule="auto"/>
        <w:rPr>
          <w:rFonts w:ascii="Arial" w:hAnsi="Arial" w:cs="Arial"/>
        </w:rPr>
      </w:pPr>
    </w:p>
    <w:p w:rsidR="004C20D0" w:rsidRDefault="006A4C36" w:rsidP="00B0357E">
      <w:pPr>
        <w:pStyle w:val="Heading3"/>
        <w:spacing w:line="276" w:lineRule="auto"/>
      </w:pPr>
      <w:r>
        <w:rPr>
          <w:noProof/>
          <w:lang w:eastAsia="zh-CN"/>
        </w:rPr>
        <w:drawing>
          <wp:anchor distT="0" distB="0" distL="114300" distR="114300" simplePos="0" relativeHeight="251659264" behindDoc="0" locked="0" layoutInCell="1" allowOverlap="1" wp14:anchorId="3C5E2565" wp14:editId="02CD6F08">
            <wp:simplePos x="0" y="0"/>
            <wp:positionH relativeFrom="margin">
              <wp:posOffset>0</wp:posOffset>
            </wp:positionH>
            <wp:positionV relativeFrom="paragraph">
              <wp:posOffset>187325</wp:posOffset>
            </wp:positionV>
            <wp:extent cx="1875155" cy="1028065"/>
            <wp:effectExtent l="0" t="0" r="0" b="635"/>
            <wp:wrapThrough wrapText="bothSides">
              <wp:wrapPolygon edited="0">
                <wp:start x="0" y="0"/>
                <wp:lineTo x="0" y="21213"/>
                <wp:lineTo x="21285" y="21213"/>
                <wp:lineTo x="2128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log.png"/>
                    <pic:cNvPicPr/>
                  </pic:nvPicPr>
                  <pic:blipFill>
                    <a:blip r:embed="rId12">
                      <a:extLst>
                        <a:ext uri="{28A0092B-C50C-407E-A947-70E740481C1C}">
                          <a14:useLocalDpi xmlns:a14="http://schemas.microsoft.com/office/drawing/2010/main" val="0"/>
                        </a:ext>
                      </a:extLst>
                    </a:blip>
                    <a:stretch>
                      <a:fillRect/>
                    </a:stretch>
                  </pic:blipFill>
                  <pic:spPr>
                    <a:xfrm>
                      <a:off x="0" y="0"/>
                      <a:ext cx="1875155" cy="1028065"/>
                    </a:xfrm>
                    <a:prstGeom prst="rect">
                      <a:avLst/>
                    </a:prstGeom>
                  </pic:spPr>
                </pic:pic>
              </a:graphicData>
            </a:graphic>
            <wp14:sizeRelH relativeFrom="margin">
              <wp14:pctWidth>0</wp14:pctWidth>
            </wp14:sizeRelH>
            <wp14:sizeRelV relativeFrom="margin">
              <wp14:pctHeight>0</wp14:pctHeight>
            </wp14:sizeRelV>
          </wp:anchor>
        </w:drawing>
      </w:r>
      <w:r w:rsidR="004C20D0">
        <w:t>Confirmation Dialogs</w:t>
      </w:r>
      <w:r w:rsidR="00EB05DD">
        <w:t xml:space="preserve"> &amp; Permission Dialogs</w:t>
      </w:r>
    </w:p>
    <w:p w:rsidR="00AE00BD" w:rsidRPr="00EB05DD" w:rsidRDefault="00EB05DD" w:rsidP="00B0357E">
      <w:pPr>
        <w:spacing w:line="276" w:lineRule="auto"/>
        <w:rPr>
          <w:rFonts w:ascii="Arial" w:hAnsi="Arial" w:cs="Arial"/>
        </w:rPr>
      </w:pPr>
      <w:r>
        <w:rPr>
          <w:rFonts w:ascii="Arial" w:hAnsi="Arial" w:cs="Arial"/>
        </w:rPr>
        <w:t xml:space="preserve">The Dialogs in </w:t>
      </w:r>
      <w:r w:rsidR="003359F1">
        <w:rPr>
          <w:rFonts w:ascii="Arial" w:hAnsi="Arial" w:cs="Arial"/>
        </w:rPr>
        <w:t xml:space="preserve">ChasExplorer </w:t>
      </w:r>
      <w:r>
        <w:rPr>
          <w:rFonts w:ascii="Arial" w:hAnsi="Arial" w:cs="Arial"/>
        </w:rPr>
        <w:t>follows this simple design where title and message of the dialogs are changed accordingly to the situation.</w:t>
      </w:r>
    </w:p>
    <w:p w:rsidR="004C20D0" w:rsidRDefault="006A4C36" w:rsidP="00B0357E">
      <w:pPr>
        <w:spacing w:line="276" w:lineRule="auto"/>
        <w:rPr>
          <w:rFonts w:ascii="Arial" w:hAnsi="Arial" w:cs="Arial"/>
        </w:rPr>
      </w:pPr>
      <w:r>
        <w:rPr>
          <w:rFonts w:ascii="Arial" w:hAnsi="Arial" w:cs="Arial"/>
          <w:noProof/>
          <w:lang w:eastAsia="zh-CN"/>
        </w:rPr>
        <w:drawing>
          <wp:anchor distT="0" distB="0" distL="114300" distR="114300" simplePos="0" relativeHeight="251660288" behindDoc="0" locked="0" layoutInCell="1" allowOverlap="1" wp14:anchorId="5070C22C" wp14:editId="10D5FCD6">
            <wp:simplePos x="0" y="0"/>
            <wp:positionH relativeFrom="margin">
              <wp:posOffset>0</wp:posOffset>
            </wp:positionH>
            <wp:positionV relativeFrom="paragraph">
              <wp:posOffset>102870</wp:posOffset>
            </wp:positionV>
            <wp:extent cx="1874520" cy="1554480"/>
            <wp:effectExtent l="0" t="0" r="0" b="7620"/>
            <wp:wrapThrough wrapText="bothSides">
              <wp:wrapPolygon edited="0">
                <wp:start x="0" y="0"/>
                <wp:lineTo x="0" y="21441"/>
                <wp:lineTo x="21293" y="21441"/>
                <wp:lineTo x="2129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log2.png"/>
                    <pic:cNvPicPr/>
                  </pic:nvPicPr>
                  <pic:blipFill>
                    <a:blip r:embed="rId13">
                      <a:extLst>
                        <a:ext uri="{28A0092B-C50C-407E-A947-70E740481C1C}">
                          <a14:useLocalDpi xmlns:a14="http://schemas.microsoft.com/office/drawing/2010/main" val="0"/>
                        </a:ext>
                      </a:extLst>
                    </a:blip>
                    <a:stretch>
                      <a:fillRect/>
                    </a:stretch>
                  </pic:blipFill>
                  <pic:spPr>
                    <a:xfrm>
                      <a:off x="0" y="0"/>
                      <a:ext cx="1874520" cy="1554480"/>
                    </a:xfrm>
                    <a:prstGeom prst="rect">
                      <a:avLst/>
                    </a:prstGeom>
                  </pic:spPr>
                </pic:pic>
              </a:graphicData>
            </a:graphic>
            <wp14:sizeRelH relativeFrom="margin">
              <wp14:pctWidth>0</wp14:pctWidth>
            </wp14:sizeRelH>
            <wp14:sizeRelV relativeFrom="margin">
              <wp14:pctHeight>0</wp14:pctHeight>
            </wp14:sizeRelV>
          </wp:anchor>
        </w:drawing>
      </w:r>
    </w:p>
    <w:p w:rsidR="004C20D0" w:rsidRDefault="004C20D0" w:rsidP="00B0357E">
      <w:pPr>
        <w:spacing w:line="276" w:lineRule="auto"/>
        <w:rPr>
          <w:rFonts w:ascii="Arial" w:hAnsi="Arial" w:cs="Arial"/>
        </w:rPr>
      </w:pPr>
    </w:p>
    <w:p w:rsidR="004C20D0" w:rsidRDefault="004C20D0" w:rsidP="00B0357E">
      <w:pPr>
        <w:spacing w:line="276" w:lineRule="auto"/>
        <w:rPr>
          <w:rFonts w:ascii="Arial" w:hAnsi="Arial" w:cs="Arial"/>
        </w:rPr>
      </w:pPr>
    </w:p>
    <w:p w:rsidR="00AE00BD" w:rsidRDefault="00AE00BD" w:rsidP="00B0357E">
      <w:pPr>
        <w:spacing w:line="276" w:lineRule="auto"/>
        <w:rPr>
          <w:rFonts w:ascii="Arial" w:hAnsi="Arial" w:cs="Arial"/>
        </w:rPr>
      </w:pPr>
    </w:p>
    <w:p w:rsidR="00AE00BD" w:rsidRDefault="00AE00BD"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pStyle w:val="Heading3"/>
        <w:spacing w:line="276" w:lineRule="auto"/>
      </w:pPr>
      <w:r>
        <w:rPr>
          <w:noProof/>
          <w:lang w:eastAsia="zh-CN"/>
        </w:rPr>
        <w:lastRenderedPageBreak/>
        <w:drawing>
          <wp:anchor distT="0" distB="0" distL="114300" distR="114300" simplePos="0" relativeHeight="251661312" behindDoc="0" locked="0" layoutInCell="1" allowOverlap="1" wp14:anchorId="36B5657B" wp14:editId="6802E969">
            <wp:simplePos x="0" y="0"/>
            <wp:positionH relativeFrom="margin">
              <wp:align>left</wp:align>
            </wp:positionH>
            <wp:positionV relativeFrom="paragraph">
              <wp:posOffset>64135</wp:posOffset>
            </wp:positionV>
            <wp:extent cx="1905000" cy="1423035"/>
            <wp:effectExtent l="0" t="0" r="0" b="5715"/>
            <wp:wrapThrough wrapText="bothSides">
              <wp:wrapPolygon edited="0">
                <wp:start x="0" y="0"/>
                <wp:lineTo x="0" y="21398"/>
                <wp:lineTo x="21384" y="21398"/>
                <wp:lineTo x="2138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ast.png"/>
                    <pic:cNvPicPr/>
                  </pic:nvPicPr>
                  <pic:blipFill>
                    <a:blip r:embed="rId14">
                      <a:extLst>
                        <a:ext uri="{28A0092B-C50C-407E-A947-70E740481C1C}">
                          <a14:useLocalDpi xmlns:a14="http://schemas.microsoft.com/office/drawing/2010/main" val="0"/>
                        </a:ext>
                      </a:extLst>
                    </a:blip>
                    <a:stretch>
                      <a:fillRect/>
                    </a:stretch>
                  </pic:blipFill>
                  <pic:spPr>
                    <a:xfrm>
                      <a:off x="0" y="0"/>
                      <a:ext cx="1905000" cy="1423035"/>
                    </a:xfrm>
                    <a:prstGeom prst="rect">
                      <a:avLst/>
                    </a:prstGeom>
                  </pic:spPr>
                </pic:pic>
              </a:graphicData>
            </a:graphic>
            <wp14:sizeRelH relativeFrom="margin">
              <wp14:pctWidth>0</wp14:pctWidth>
            </wp14:sizeRelH>
            <wp14:sizeRelV relativeFrom="margin">
              <wp14:pctHeight>0</wp14:pctHeight>
            </wp14:sizeRelV>
          </wp:anchor>
        </w:drawing>
      </w:r>
      <w:r>
        <w:t>Informative Toasts</w:t>
      </w:r>
      <w:r w:rsidR="000A7C03">
        <w:t xml:space="preserve"> &amp; Dynamic Colours</w:t>
      </w:r>
    </w:p>
    <w:p w:rsidR="000A7C03" w:rsidRPr="000A7C03" w:rsidRDefault="000A7C03" w:rsidP="00B0357E">
      <w:pPr>
        <w:spacing w:line="276" w:lineRule="auto"/>
        <w:rPr>
          <w:rFonts w:ascii="Arial" w:hAnsi="Arial" w:cs="Arial"/>
        </w:rPr>
      </w:pPr>
      <w:r>
        <w:rPr>
          <w:rFonts w:ascii="Arial" w:hAnsi="Arial" w:cs="Arial"/>
        </w:rPr>
        <w:t>The informative toasts ChasExplorer follows a simple design, they appear at the bottom of the screen with the appropriate message. Also Clinic’s Opening hours are obtained in real time with the informative bar updating its colour based on the status.</w:t>
      </w:r>
    </w:p>
    <w:p w:rsidR="006A4C36" w:rsidRPr="006A4C36" w:rsidRDefault="006A4C36" w:rsidP="006A4C36"/>
    <w:p w:rsidR="006A4C36" w:rsidRDefault="006A4C36" w:rsidP="004C20D0">
      <w:pPr>
        <w:rPr>
          <w:rFonts w:ascii="Arial" w:hAnsi="Arial" w:cs="Arial"/>
        </w:rPr>
      </w:pPr>
    </w:p>
    <w:p w:rsidR="00AB44CF" w:rsidRDefault="00AB44CF" w:rsidP="00AB44CF">
      <w:pPr>
        <w:pStyle w:val="Heading3"/>
        <w:spacing w:line="276" w:lineRule="auto"/>
      </w:pPr>
      <w:r>
        <w:rPr>
          <w:noProof/>
          <w:lang w:eastAsia="zh-CN"/>
        </w:rPr>
        <w:drawing>
          <wp:anchor distT="0" distB="0" distL="114300" distR="114300" simplePos="0" relativeHeight="251662336" behindDoc="0" locked="0" layoutInCell="1" allowOverlap="1" wp14:anchorId="12B53EB1" wp14:editId="4E32C4CC">
            <wp:simplePos x="0" y="0"/>
            <wp:positionH relativeFrom="margin">
              <wp:align>left</wp:align>
            </wp:positionH>
            <wp:positionV relativeFrom="paragraph">
              <wp:posOffset>0</wp:posOffset>
            </wp:positionV>
            <wp:extent cx="1935480" cy="1477010"/>
            <wp:effectExtent l="0" t="0" r="7620" b="8890"/>
            <wp:wrapThrough wrapText="bothSides">
              <wp:wrapPolygon edited="0">
                <wp:start x="0" y="0"/>
                <wp:lineTo x="0" y="21451"/>
                <wp:lineTo x="21472" y="21451"/>
                <wp:lineTo x="2147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e.png"/>
                    <pic:cNvPicPr/>
                  </pic:nvPicPr>
                  <pic:blipFill>
                    <a:blip r:embed="rId15">
                      <a:extLst>
                        <a:ext uri="{28A0092B-C50C-407E-A947-70E740481C1C}">
                          <a14:useLocalDpi xmlns:a14="http://schemas.microsoft.com/office/drawing/2010/main" val="0"/>
                        </a:ext>
                      </a:extLst>
                    </a:blip>
                    <a:stretch>
                      <a:fillRect/>
                    </a:stretch>
                  </pic:blipFill>
                  <pic:spPr>
                    <a:xfrm>
                      <a:off x="0" y="0"/>
                      <a:ext cx="1935480" cy="1477010"/>
                    </a:xfrm>
                    <a:prstGeom prst="rect">
                      <a:avLst/>
                    </a:prstGeom>
                  </pic:spPr>
                </pic:pic>
              </a:graphicData>
            </a:graphic>
            <wp14:sizeRelH relativeFrom="margin">
              <wp14:pctWidth>0</wp14:pctWidth>
            </wp14:sizeRelH>
            <wp14:sizeRelV relativeFrom="margin">
              <wp14:pctHeight>0</wp14:pctHeight>
            </wp14:sizeRelV>
          </wp:anchor>
        </w:drawing>
      </w:r>
      <w:r>
        <w:t>Action Bar</w:t>
      </w:r>
    </w:p>
    <w:p w:rsidR="00AB44CF" w:rsidRPr="00AB44CF" w:rsidRDefault="00AB44CF" w:rsidP="00B81569">
      <w:pPr>
        <w:spacing w:line="276" w:lineRule="auto"/>
        <w:rPr>
          <w:rFonts w:ascii="Arial" w:hAnsi="Arial" w:cs="Arial"/>
        </w:rPr>
      </w:pPr>
      <w:r>
        <w:rPr>
          <w:rFonts w:ascii="Arial" w:hAnsi="Arial" w:cs="Arial"/>
        </w:rPr>
        <w:t xml:space="preserve">The action bar follows the main application theme colour schema and stay consistent on all screens. </w:t>
      </w:r>
    </w:p>
    <w:p w:rsidR="006A4C36" w:rsidRDefault="006A4C36" w:rsidP="004C20D0">
      <w:pPr>
        <w:rPr>
          <w:rFonts w:ascii="Arial" w:hAnsi="Arial" w:cs="Arial"/>
        </w:rPr>
      </w:pPr>
    </w:p>
    <w:p w:rsidR="00AE00BD" w:rsidRDefault="00AE00BD" w:rsidP="004C20D0">
      <w:pPr>
        <w:rPr>
          <w:rFonts w:ascii="Arial" w:hAnsi="Arial" w:cs="Arial"/>
        </w:rPr>
      </w:pPr>
    </w:p>
    <w:p w:rsidR="006A4C36" w:rsidRDefault="006A4C36" w:rsidP="004C20D0">
      <w:pPr>
        <w:rPr>
          <w:rFonts w:ascii="Arial" w:hAnsi="Arial" w:cs="Arial"/>
        </w:rPr>
      </w:pPr>
    </w:p>
    <w:p w:rsidR="006A4C36" w:rsidRDefault="006A4C36" w:rsidP="004C20D0">
      <w:pPr>
        <w:rPr>
          <w:rFonts w:ascii="Arial" w:hAnsi="Arial" w:cs="Arial"/>
        </w:rPr>
      </w:pPr>
    </w:p>
    <w:p w:rsidR="006A4C36" w:rsidRDefault="006A4C36"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B81569">
      <w:pPr>
        <w:pStyle w:val="Heading3"/>
        <w:spacing w:line="276" w:lineRule="auto"/>
      </w:pPr>
      <w:r>
        <w:rPr>
          <w:noProof/>
          <w:lang w:eastAsia="zh-CN"/>
        </w:rPr>
        <w:drawing>
          <wp:anchor distT="0" distB="0" distL="114300" distR="114300" simplePos="0" relativeHeight="251663360" behindDoc="0" locked="0" layoutInCell="1" allowOverlap="1" wp14:anchorId="6C6843A9" wp14:editId="76F89E02">
            <wp:simplePos x="0" y="0"/>
            <wp:positionH relativeFrom="margin">
              <wp:align>left</wp:align>
            </wp:positionH>
            <wp:positionV relativeFrom="paragraph">
              <wp:posOffset>157480</wp:posOffset>
            </wp:positionV>
            <wp:extent cx="1955165" cy="2446020"/>
            <wp:effectExtent l="0" t="0" r="6985" b="0"/>
            <wp:wrapThrough wrapText="bothSides">
              <wp:wrapPolygon edited="0">
                <wp:start x="0" y="0"/>
                <wp:lineTo x="0" y="21364"/>
                <wp:lineTo x="21467" y="21364"/>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dview.png"/>
                    <pic:cNvPicPr/>
                  </pic:nvPicPr>
                  <pic:blipFill>
                    <a:blip r:embed="rId16">
                      <a:extLst>
                        <a:ext uri="{28A0092B-C50C-407E-A947-70E740481C1C}">
                          <a14:useLocalDpi xmlns:a14="http://schemas.microsoft.com/office/drawing/2010/main" val="0"/>
                        </a:ext>
                      </a:extLst>
                    </a:blip>
                    <a:stretch>
                      <a:fillRect/>
                    </a:stretch>
                  </pic:blipFill>
                  <pic:spPr>
                    <a:xfrm>
                      <a:off x="0" y="0"/>
                      <a:ext cx="1967427" cy="2460567"/>
                    </a:xfrm>
                    <a:prstGeom prst="rect">
                      <a:avLst/>
                    </a:prstGeom>
                  </pic:spPr>
                </pic:pic>
              </a:graphicData>
            </a:graphic>
            <wp14:sizeRelH relativeFrom="margin">
              <wp14:pctWidth>0</wp14:pctWidth>
            </wp14:sizeRelH>
            <wp14:sizeRelV relativeFrom="margin">
              <wp14:pctHeight>0</wp14:pctHeight>
            </wp14:sizeRelV>
          </wp:anchor>
        </w:drawing>
      </w:r>
      <w:r>
        <w:t xml:space="preserve">Card View Layout </w:t>
      </w:r>
    </w:p>
    <w:p w:rsidR="00B81569" w:rsidRPr="00B81569" w:rsidRDefault="00B81569" w:rsidP="00B81569">
      <w:pPr>
        <w:spacing w:line="276" w:lineRule="auto"/>
        <w:rPr>
          <w:rFonts w:ascii="Arial" w:hAnsi="Arial" w:cs="Arial"/>
        </w:rPr>
      </w:pPr>
      <w:r>
        <w:rPr>
          <w:rFonts w:ascii="Arial" w:hAnsi="Arial" w:cs="Arial"/>
        </w:rPr>
        <w:t>ChasExplorer made use of Card View layout as a primary container of information. This promotes modular design and allows for more content, to be added to each individual pages in the near future by stacking more card views.</w:t>
      </w:r>
    </w:p>
    <w:p w:rsidR="00B81569" w:rsidRPr="00B81569" w:rsidRDefault="00B81569" w:rsidP="00B81569"/>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337945" w:rsidRPr="00337945" w:rsidRDefault="00B81569" w:rsidP="00B72DF3">
      <w:pPr>
        <w:pStyle w:val="Heading2"/>
        <w:spacing w:line="276" w:lineRule="auto"/>
      </w:pPr>
      <w:r>
        <w:t xml:space="preserve"> Golden Rules of UI designs</w:t>
      </w:r>
      <w:r w:rsidR="00337945">
        <w:t xml:space="preserve"> (</w:t>
      </w:r>
      <w:proofErr w:type="spellStart"/>
      <w:r w:rsidR="00337945">
        <w:t>Shneiderman</w:t>
      </w:r>
      <w:proofErr w:type="spellEnd"/>
      <w:r w:rsidR="00337945">
        <w:t>)</w:t>
      </w:r>
      <w:r>
        <w:t xml:space="preserve">. </w:t>
      </w:r>
    </w:p>
    <w:p w:rsidR="00337945" w:rsidRDefault="00337945" w:rsidP="00B72DF3">
      <w:pPr>
        <w:spacing w:line="276" w:lineRule="auto"/>
        <w:rPr>
          <w:rFonts w:ascii="Arial" w:hAnsi="Arial" w:cs="Arial"/>
        </w:rPr>
      </w:pPr>
      <w:r>
        <w:rPr>
          <w:rFonts w:ascii="Arial" w:hAnsi="Arial" w:cs="Arial"/>
        </w:rPr>
        <w:t>Explanations are listed below.</w:t>
      </w:r>
    </w:p>
    <w:p w:rsidR="00337945" w:rsidRDefault="00337945" w:rsidP="00B72DF3">
      <w:pPr>
        <w:pStyle w:val="Heading3"/>
        <w:spacing w:line="276" w:lineRule="auto"/>
      </w:pPr>
      <w:r>
        <w:t>Strive for Consistency</w:t>
      </w:r>
    </w:p>
    <w:p w:rsidR="00DB1E46" w:rsidRPr="00DB1E46" w:rsidRDefault="00B72DF3" w:rsidP="00B72DF3">
      <w:pPr>
        <w:spacing w:line="276" w:lineRule="auto"/>
        <w:rPr>
          <w:rFonts w:ascii="Arial" w:hAnsi="Arial" w:cs="Arial"/>
        </w:rPr>
      </w:pPr>
      <w:r>
        <w:rPr>
          <w:rFonts w:ascii="Arial" w:hAnsi="Arial" w:cs="Arial"/>
        </w:rPr>
        <w:lastRenderedPageBreak/>
        <w:t>Similar sequences of actions are all labelled clearly and properly. ChasExplorer uses a light colour schema consistently across all features. It looks neat and clean without any alteration to its design.</w:t>
      </w:r>
    </w:p>
    <w:p w:rsidR="00337945" w:rsidRDefault="00337945" w:rsidP="00B72DF3">
      <w:pPr>
        <w:pStyle w:val="Heading3"/>
        <w:spacing w:line="276" w:lineRule="auto"/>
      </w:pPr>
      <w:r>
        <w:t>Cater to Universal Usability</w:t>
      </w:r>
    </w:p>
    <w:p w:rsidR="00B72DF3" w:rsidRPr="00B72DF3" w:rsidRDefault="00B72DF3" w:rsidP="00B72DF3">
      <w:pPr>
        <w:spacing w:line="276" w:lineRule="auto"/>
      </w:pPr>
      <w:r>
        <w:rPr>
          <w:rFonts w:ascii="Arial" w:hAnsi="Arial" w:cs="Arial"/>
        </w:rPr>
        <w:t>ChasExplorer has simple features, doesn’t throw too much information at user at once. This reduces the steep on the learning curve, enabling most users to operate the application with confidence and ease.</w:t>
      </w:r>
    </w:p>
    <w:p w:rsidR="00337945" w:rsidRDefault="00337945" w:rsidP="00D54A38">
      <w:pPr>
        <w:pStyle w:val="Heading3"/>
        <w:spacing w:line="276" w:lineRule="auto"/>
      </w:pPr>
      <w:r>
        <w:t>Offer Informative Feedback</w:t>
      </w:r>
    </w:p>
    <w:p w:rsidR="001C76A2" w:rsidRPr="001C76A2" w:rsidRDefault="001C76A2" w:rsidP="00D54A38">
      <w:pPr>
        <w:spacing w:line="276" w:lineRule="auto"/>
        <w:rPr>
          <w:rFonts w:ascii="Arial" w:hAnsi="Arial" w:cs="Arial"/>
        </w:rPr>
      </w:pPr>
      <w:r>
        <w:rPr>
          <w:rFonts w:ascii="Arial" w:hAnsi="Arial" w:cs="Arial"/>
        </w:rPr>
        <w:t>As reflected on (3.1 UI) ChasExplorer informs users on various task and actions performed with informative feedback. Having these feedbacks allow users to be aware of the current status at all time.</w:t>
      </w:r>
    </w:p>
    <w:p w:rsidR="00337945" w:rsidRDefault="00337945" w:rsidP="00D54A38">
      <w:pPr>
        <w:pStyle w:val="Heading3"/>
        <w:spacing w:line="276" w:lineRule="auto"/>
      </w:pPr>
      <w:r>
        <w:t>Design Dialog to Yield Closure</w:t>
      </w:r>
    </w:p>
    <w:p w:rsidR="001C76A2" w:rsidRPr="001C76A2" w:rsidRDefault="001C76A2" w:rsidP="00D54A38">
      <w:pPr>
        <w:spacing w:line="276" w:lineRule="auto"/>
        <w:rPr>
          <w:rFonts w:ascii="Arial" w:hAnsi="Arial" w:cs="Arial"/>
        </w:rPr>
      </w:pPr>
      <w:r>
        <w:rPr>
          <w:rFonts w:ascii="Arial" w:hAnsi="Arial" w:cs="Arial"/>
        </w:rPr>
        <w:t>Whenever a risky not so easily reversible action is performed</w:t>
      </w:r>
      <w:r w:rsidR="003D3473">
        <w:rPr>
          <w:rFonts w:ascii="Arial" w:hAnsi="Arial" w:cs="Arial"/>
        </w:rPr>
        <w:t>. T</w:t>
      </w:r>
      <w:r>
        <w:rPr>
          <w:rFonts w:ascii="Arial" w:hAnsi="Arial" w:cs="Arial"/>
        </w:rPr>
        <w:t>he user will be presented with additional dialogs to confirm their actions. This allows user to</w:t>
      </w:r>
      <w:r w:rsidR="003D3473">
        <w:rPr>
          <w:rFonts w:ascii="Arial" w:hAnsi="Arial" w:cs="Arial"/>
        </w:rPr>
        <w:t xml:space="preserve"> think twice, before committing any actions &amp; also ease down on their anxiety level by reassuring them. Also being presented with a sequence of dialogs provide users additional confidence in operating the application.</w:t>
      </w:r>
    </w:p>
    <w:p w:rsidR="00337945" w:rsidRDefault="00337945" w:rsidP="00D54A38">
      <w:pPr>
        <w:pStyle w:val="Heading3"/>
        <w:spacing w:line="276" w:lineRule="auto"/>
      </w:pPr>
      <w:r>
        <w:t xml:space="preserve">Permit Easy Reversal of Actions </w:t>
      </w:r>
    </w:p>
    <w:p w:rsidR="00B62A60" w:rsidRPr="00B62A60" w:rsidRDefault="00B62A60" w:rsidP="00D54A38">
      <w:pPr>
        <w:spacing w:line="276" w:lineRule="auto"/>
        <w:rPr>
          <w:rFonts w:ascii="Arial" w:hAnsi="Arial" w:cs="Arial"/>
        </w:rPr>
      </w:pPr>
      <w:r>
        <w:rPr>
          <w:rFonts w:ascii="Arial" w:hAnsi="Arial" w:cs="Arial"/>
        </w:rPr>
        <w:t>ChasExplorer supports the usage of the phone hardware button where users can go back to their previous page with ease and quick succession.</w:t>
      </w:r>
    </w:p>
    <w:p w:rsidR="00337945" w:rsidRDefault="00337945" w:rsidP="00D54A38">
      <w:pPr>
        <w:pStyle w:val="Heading3"/>
        <w:spacing w:line="276" w:lineRule="auto"/>
      </w:pPr>
      <w:r>
        <w:t>Support Internal Locus of Control</w:t>
      </w:r>
    </w:p>
    <w:p w:rsidR="00B62A60" w:rsidRPr="00B62A60" w:rsidRDefault="00B62A60" w:rsidP="00D54A38">
      <w:pPr>
        <w:spacing w:line="276" w:lineRule="auto"/>
        <w:rPr>
          <w:rFonts w:ascii="Arial" w:hAnsi="Arial" w:cs="Arial"/>
        </w:rPr>
      </w:pPr>
      <w:r w:rsidRPr="00B62A60">
        <w:rPr>
          <w:rFonts w:ascii="Arial" w:hAnsi="Arial" w:cs="Arial"/>
        </w:rPr>
        <w:t>One of the key</w:t>
      </w:r>
      <w:r>
        <w:rPr>
          <w:rFonts w:ascii="Arial" w:hAnsi="Arial" w:cs="Arial"/>
        </w:rPr>
        <w:t xml:space="preserve"> features of ChasExplorer is that users are not forced to login to use the application. Users are only required to login only and only if they want to leave a rating &amp; review. </w:t>
      </w:r>
      <w:r w:rsidR="000A0AF0">
        <w:rPr>
          <w:rFonts w:ascii="Arial" w:hAnsi="Arial" w:cs="Arial"/>
        </w:rPr>
        <w:t>Furthermore logged in</w:t>
      </w:r>
      <w:r>
        <w:rPr>
          <w:rFonts w:ascii="Arial" w:hAnsi="Arial" w:cs="Arial"/>
        </w:rPr>
        <w:t xml:space="preserve"> users will be able to customize their display pictures and edit any ratings they have submitted. Giving them the feeling of control over every actions performed.</w:t>
      </w:r>
    </w:p>
    <w:p w:rsidR="00337945" w:rsidRDefault="00337945" w:rsidP="00D54A38">
      <w:pPr>
        <w:pStyle w:val="Heading3"/>
        <w:spacing w:line="276" w:lineRule="auto"/>
      </w:pPr>
      <w:r>
        <w:t>Reduce Short Term Memory</w:t>
      </w:r>
    </w:p>
    <w:p w:rsidR="00C76272" w:rsidRPr="00C76272" w:rsidRDefault="00C76272" w:rsidP="00D54A38">
      <w:pPr>
        <w:spacing w:line="276" w:lineRule="auto"/>
        <w:rPr>
          <w:rFonts w:ascii="Arial" w:hAnsi="Arial" w:cs="Arial"/>
        </w:rPr>
      </w:pPr>
      <w:r>
        <w:rPr>
          <w:rFonts w:ascii="Arial" w:hAnsi="Arial" w:cs="Arial"/>
        </w:rPr>
        <w:t>ChasExplorer is built with the intention of Singapore’s Aging population in mind. Every features or functions in the applications are limited to 3 steps, and very limited clustering of data on the screen to prevent information overload. Reducing the need for users to remember or the need to be distracted by unnecessary information.</w:t>
      </w:r>
    </w:p>
    <w:p w:rsidR="00337945" w:rsidRDefault="00337945" w:rsidP="00D54A38">
      <w:pPr>
        <w:pStyle w:val="Heading3"/>
        <w:spacing w:line="276" w:lineRule="auto"/>
      </w:pPr>
      <w:r>
        <w:lastRenderedPageBreak/>
        <w:t>Error Prevention</w:t>
      </w:r>
    </w:p>
    <w:p w:rsidR="006C7AAC" w:rsidRPr="006C7AAC" w:rsidRDefault="006C7AAC" w:rsidP="00D54A38">
      <w:pPr>
        <w:spacing w:line="276" w:lineRule="auto"/>
        <w:rPr>
          <w:rFonts w:ascii="Arial" w:hAnsi="Arial" w:cs="Arial"/>
        </w:rPr>
      </w:pPr>
      <w:r>
        <w:rPr>
          <w:rFonts w:ascii="Arial" w:hAnsi="Arial" w:cs="Arial"/>
        </w:rPr>
        <w:t xml:space="preserve">The UI of ChasExplorer is designed to be robust and user friendly. Reiterating my previous points the application is simple, being simple it avoids big logic flaws which could lead to serious errors. Also all the networking details are masked behind the UI with the additional of multiple try catch’s in code to handle those errors graciously. </w:t>
      </w:r>
    </w:p>
    <w:p w:rsidR="00337945" w:rsidRPr="00337945" w:rsidRDefault="00337945" w:rsidP="00337945"/>
    <w:p w:rsidR="00337945" w:rsidRPr="00337945" w:rsidRDefault="00337945" w:rsidP="00337945"/>
    <w:p w:rsidR="00337945" w:rsidRDefault="00337945" w:rsidP="00B81569">
      <w:pPr>
        <w:spacing w:line="276" w:lineRule="auto"/>
        <w:rPr>
          <w:rFonts w:ascii="Arial" w:hAnsi="Arial" w:cs="Arial"/>
        </w:rPr>
      </w:pPr>
    </w:p>
    <w:p w:rsidR="00B81569" w:rsidRPr="004C20D0" w:rsidRDefault="00B81569" w:rsidP="004C20D0">
      <w:pPr>
        <w:rPr>
          <w:rFonts w:ascii="Arial" w:hAnsi="Arial" w:cs="Arial"/>
        </w:rPr>
      </w:pPr>
    </w:p>
    <w:p w:rsidR="00274B62" w:rsidRDefault="00274B62" w:rsidP="00C256A2">
      <w:pPr>
        <w:pStyle w:val="Heading2"/>
        <w:spacing w:line="276" w:lineRule="auto"/>
      </w:pPr>
      <w:bookmarkStart w:id="77" w:name="_Toc439994685"/>
      <w:bookmarkStart w:id="78" w:name="_Toc441230989"/>
      <w:r>
        <w:t>Software Interfaces</w:t>
      </w:r>
      <w:bookmarkEnd w:id="77"/>
      <w:bookmarkEnd w:id="78"/>
    </w:p>
    <w:p w:rsidR="00274B62" w:rsidRDefault="00DC6391" w:rsidP="00C256A2">
      <w:pPr>
        <w:pStyle w:val="template"/>
        <w:spacing w:line="276" w:lineRule="auto"/>
        <w:rPr>
          <w:i w:val="0"/>
          <w:sz w:val="24"/>
        </w:rPr>
      </w:pPr>
      <w:r>
        <w:rPr>
          <w:i w:val="0"/>
          <w:sz w:val="24"/>
        </w:rPr>
        <w:t>The following APIs are used by the application:</w:t>
      </w:r>
    </w:p>
    <w:p w:rsidR="00DC6391" w:rsidRDefault="00DC6391" w:rsidP="00C256A2">
      <w:pPr>
        <w:pStyle w:val="template"/>
        <w:numPr>
          <w:ilvl w:val="0"/>
          <w:numId w:val="5"/>
        </w:numPr>
        <w:spacing w:line="276" w:lineRule="auto"/>
        <w:rPr>
          <w:i w:val="0"/>
          <w:sz w:val="24"/>
        </w:rPr>
      </w:pPr>
      <w:r>
        <w:rPr>
          <w:i w:val="0"/>
          <w:sz w:val="24"/>
        </w:rPr>
        <w:t>Singapore Government Dataset – To fetch Chas certified clinic details.</w:t>
      </w:r>
    </w:p>
    <w:p w:rsidR="00DC6391" w:rsidRDefault="00DC6391" w:rsidP="00C256A2">
      <w:pPr>
        <w:pStyle w:val="template"/>
        <w:numPr>
          <w:ilvl w:val="0"/>
          <w:numId w:val="5"/>
        </w:numPr>
        <w:spacing w:line="276" w:lineRule="auto"/>
        <w:rPr>
          <w:i w:val="0"/>
          <w:sz w:val="24"/>
        </w:rPr>
      </w:pPr>
      <w:r>
        <w:rPr>
          <w:i w:val="0"/>
          <w:sz w:val="24"/>
        </w:rPr>
        <w:t>Google Map API – Displaying Map &amp; Markers.</w:t>
      </w:r>
    </w:p>
    <w:p w:rsidR="00DC6391" w:rsidRDefault="00DC6391" w:rsidP="00C256A2">
      <w:pPr>
        <w:pStyle w:val="template"/>
        <w:numPr>
          <w:ilvl w:val="0"/>
          <w:numId w:val="5"/>
        </w:numPr>
        <w:spacing w:line="276" w:lineRule="auto"/>
        <w:rPr>
          <w:i w:val="0"/>
          <w:sz w:val="24"/>
        </w:rPr>
      </w:pPr>
      <w:r>
        <w:rPr>
          <w:i w:val="0"/>
          <w:sz w:val="24"/>
        </w:rPr>
        <w:t>Google Firebase API – To store clinic data. (Real time Database)</w:t>
      </w:r>
    </w:p>
    <w:p w:rsidR="00DC6391" w:rsidRDefault="00DC6391" w:rsidP="00C256A2">
      <w:pPr>
        <w:pStyle w:val="template"/>
        <w:numPr>
          <w:ilvl w:val="0"/>
          <w:numId w:val="5"/>
        </w:numPr>
        <w:spacing w:line="276" w:lineRule="auto"/>
        <w:rPr>
          <w:i w:val="0"/>
          <w:sz w:val="24"/>
        </w:rPr>
      </w:pPr>
      <w:r>
        <w:rPr>
          <w:i w:val="0"/>
          <w:sz w:val="24"/>
        </w:rPr>
        <w:t>Google Firebase Authentication API – To handle the entire login / register module.</w:t>
      </w:r>
    </w:p>
    <w:p w:rsidR="00DC6391" w:rsidRDefault="00DC6391" w:rsidP="00C256A2">
      <w:pPr>
        <w:pStyle w:val="template"/>
        <w:numPr>
          <w:ilvl w:val="0"/>
          <w:numId w:val="5"/>
        </w:numPr>
        <w:spacing w:line="276" w:lineRule="auto"/>
        <w:rPr>
          <w:i w:val="0"/>
          <w:sz w:val="24"/>
        </w:rPr>
      </w:pPr>
      <w:r>
        <w:rPr>
          <w:i w:val="0"/>
          <w:sz w:val="24"/>
        </w:rPr>
        <w:t>Google Places API – To get the opening hours of each clinics.</w:t>
      </w:r>
    </w:p>
    <w:p w:rsidR="00DC6391" w:rsidRPr="00DC6391" w:rsidRDefault="00DC6391" w:rsidP="00C256A2">
      <w:pPr>
        <w:pStyle w:val="template"/>
        <w:numPr>
          <w:ilvl w:val="0"/>
          <w:numId w:val="5"/>
        </w:numPr>
        <w:spacing w:line="276" w:lineRule="auto"/>
        <w:rPr>
          <w:i w:val="0"/>
          <w:sz w:val="24"/>
        </w:rPr>
      </w:pPr>
      <w:r>
        <w:rPr>
          <w:i w:val="0"/>
          <w:sz w:val="24"/>
        </w:rPr>
        <w:t xml:space="preserve">Google Cloud </w:t>
      </w:r>
      <w:proofErr w:type="spellStart"/>
      <w:r>
        <w:rPr>
          <w:i w:val="0"/>
          <w:sz w:val="24"/>
        </w:rPr>
        <w:t>FireStore</w:t>
      </w:r>
      <w:proofErr w:type="spellEnd"/>
      <w:r>
        <w:rPr>
          <w:i w:val="0"/>
          <w:sz w:val="24"/>
        </w:rPr>
        <w:t xml:space="preserve"> – To store user details + photos of users.</w:t>
      </w:r>
    </w:p>
    <w:p w:rsidR="00274B62" w:rsidRDefault="00274B62" w:rsidP="00806772">
      <w:pPr>
        <w:pStyle w:val="Heading2"/>
        <w:spacing w:line="276" w:lineRule="auto"/>
      </w:pPr>
      <w:bookmarkStart w:id="79" w:name="_Toc439994686"/>
      <w:bookmarkStart w:id="80" w:name="_Toc441230990"/>
      <w:r>
        <w:t>Communications Interfaces</w:t>
      </w:r>
      <w:bookmarkEnd w:id="79"/>
      <w:bookmarkEnd w:id="80"/>
    </w:p>
    <w:p w:rsidR="00274B62" w:rsidRPr="009075B7" w:rsidRDefault="009075B7" w:rsidP="00806772">
      <w:pPr>
        <w:pStyle w:val="template"/>
        <w:spacing w:line="276" w:lineRule="auto"/>
        <w:rPr>
          <w:i w:val="0"/>
          <w:sz w:val="24"/>
          <w:szCs w:val="24"/>
        </w:rPr>
      </w:pPr>
      <w:r w:rsidRPr="009075B7">
        <w:rPr>
          <w:i w:val="0"/>
          <w:sz w:val="24"/>
        </w:rPr>
        <w:t xml:space="preserve">For live dynamic way of getting the clinics opening </w:t>
      </w:r>
      <w:r>
        <w:rPr>
          <w:i w:val="0"/>
          <w:sz w:val="24"/>
        </w:rPr>
        <w:t>h</w:t>
      </w:r>
      <w:r w:rsidRPr="009075B7">
        <w:rPr>
          <w:i w:val="0"/>
          <w:sz w:val="24"/>
        </w:rPr>
        <w:t>ours</w:t>
      </w:r>
      <w:r>
        <w:rPr>
          <w:i w:val="0"/>
          <w:sz w:val="24"/>
        </w:rPr>
        <w:t>. We used Google P</w:t>
      </w:r>
      <w:r w:rsidRPr="009075B7">
        <w:rPr>
          <w:i w:val="0"/>
          <w:sz w:val="24"/>
        </w:rPr>
        <w:t>laces API. As such HTTPS protocol will be used to communicate with all APIs</w:t>
      </w:r>
      <w:r>
        <w:rPr>
          <w:i w:val="0"/>
          <w:sz w:val="24"/>
        </w:rPr>
        <w:t>. However</w:t>
      </w:r>
      <w:r w:rsidRPr="009075B7">
        <w:rPr>
          <w:i w:val="0"/>
          <w:sz w:val="24"/>
        </w:rPr>
        <w:t xml:space="preserve"> majority </w:t>
      </w:r>
      <w:r>
        <w:rPr>
          <w:i w:val="0"/>
          <w:sz w:val="24"/>
        </w:rPr>
        <w:t>of the calls will be leading to G</w:t>
      </w:r>
      <w:r w:rsidRPr="009075B7">
        <w:rPr>
          <w:i w:val="0"/>
          <w:sz w:val="24"/>
        </w:rPr>
        <w:t>oogle Places API.</w:t>
      </w:r>
      <w:r w:rsidRPr="009075B7">
        <w:rPr>
          <w:i w:val="0"/>
        </w:rPr>
        <w:t xml:space="preserve"> </w:t>
      </w:r>
    </w:p>
    <w:p w:rsidR="00274B62" w:rsidRDefault="00274B62" w:rsidP="002B1255">
      <w:pPr>
        <w:pStyle w:val="Heading1"/>
        <w:spacing w:line="276" w:lineRule="auto"/>
      </w:pPr>
      <w:bookmarkStart w:id="81" w:name="_Toc439994687"/>
      <w:bookmarkStart w:id="82" w:name="_Toc441230991"/>
      <w:r>
        <w:t>System Features</w:t>
      </w:r>
      <w:bookmarkEnd w:id="81"/>
      <w:bookmarkEnd w:id="82"/>
    </w:p>
    <w:p w:rsidR="00274B62" w:rsidRDefault="008A46AC" w:rsidP="002B1255">
      <w:pPr>
        <w:pStyle w:val="Heading2"/>
        <w:spacing w:line="276" w:lineRule="auto"/>
      </w:pPr>
      <w:r>
        <w:t>Login / Register</w:t>
      </w:r>
    </w:p>
    <w:p w:rsidR="008A46AC" w:rsidRDefault="008A46AC" w:rsidP="002B1255">
      <w:pPr>
        <w:pStyle w:val="Heading3"/>
        <w:spacing w:line="276" w:lineRule="auto"/>
      </w:pPr>
      <w:r>
        <w:t>Description &amp; Priority</w:t>
      </w:r>
    </w:p>
    <w:p w:rsidR="00AE5395" w:rsidRPr="00AE5395" w:rsidRDefault="00AE5395" w:rsidP="002B1255">
      <w:pPr>
        <w:spacing w:line="276" w:lineRule="auto"/>
        <w:rPr>
          <w:rFonts w:ascii="Arial" w:hAnsi="Arial" w:cs="Arial"/>
        </w:rPr>
      </w:pPr>
      <w:r>
        <w:rPr>
          <w:rFonts w:ascii="Arial" w:hAnsi="Arial" w:cs="Arial"/>
        </w:rPr>
        <w:t>Users who intend to submit ratings &amp; reviews need to be logged in. To do so they can pick to login with either that Google email or any other existing email</w:t>
      </w:r>
      <w:r w:rsidR="00073B0D">
        <w:rPr>
          <w:rFonts w:ascii="Arial" w:hAnsi="Arial" w:cs="Arial"/>
        </w:rPr>
        <w:t xml:space="preserve">. This feature is of medium priority as not everyone will want to rate and review a clinic. </w:t>
      </w:r>
    </w:p>
    <w:p w:rsidR="008A46AC" w:rsidRDefault="008A46AC" w:rsidP="002B1255">
      <w:pPr>
        <w:pStyle w:val="Heading3"/>
        <w:spacing w:line="276" w:lineRule="auto"/>
      </w:pPr>
      <w:r>
        <w:t>Stimulus / Response Sequences</w:t>
      </w:r>
    </w:p>
    <w:p w:rsidR="00B056A2" w:rsidRDefault="00B056A2" w:rsidP="002B1255">
      <w:pPr>
        <w:pStyle w:val="ListParagraph"/>
        <w:numPr>
          <w:ilvl w:val="0"/>
          <w:numId w:val="6"/>
        </w:numPr>
        <w:spacing w:line="276" w:lineRule="auto"/>
        <w:rPr>
          <w:rFonts w:ascii="Arial" w:hAnsi="Arial" w:cs="Arial"/>
        </w:rPr>
      </w:pPr>
      <w:r>
        <w:rPr>
          <w:rFonts w:ascii="Arial" w:hAnsi="Arial" w:cs="Arial"/>
        </w:rPr>
        <w:t>1. User tap on the profile icon.</w:t>
      </w:r>
    </w:p>
    <w:p w:rsidR="00B056A2" w:rsidRDefault="00B056A2" w:rsidP="002B1255">
      <w:pPr>
        <w:pStyle w:val="ListParagraph"/>
        <w:numPr>
          <w:ilvl w:val="0"/>
          <w:numId w:val="6"/>
        </w:numPr>
        <w:spacing w:line="276" w:lineRule="auto"/>
        <w:rPr>
          <w:rFonts w:ascii="Arial" w:hAnsi="Arial" w:cs="Arial"/>
        </w:rPr>
      </w:pPr>
      <w:r>
        <w:rPr>
          <w:rFonts w:ascii="Arial" w:hAnsi="Arial" w:cs="Arial"/>
        </w:rPr>
        <w:t>2. Application will check if user is already logged in.</w:t>
      </w:r>
    </w:p>
    <w:p w:rsidR="00B056A2" w:rsidRDefault="00B056A2" w:rsidP="002B1255">
      <w:pPr>
        <w:pStyle w:val="ListParagraph"/>
        <w:numPr>
          <w:ilvl w:val="0"/>
          <w:numId w:val="6"/>
        </w:numPr>
        <w:spacing w:line="276" w:lineRule="auto"/>
        <w:rPr>
          <w:rFonts w:ascii="Arial" w:hAnsi="Arial" w:cs="Arial"/>
        </w:rPr>
      </w:pPr>
      <w:r>
        <w:rPr>
          <w:rFonts w:ascii="Arial" w:hAnsi="Arial" w:cs="Arial"/>
        </w:rPr>
        <w:lastRenderedPageBreak/>
        <w:t>3. If user is logged in it shall redirect user to login page.</w:t>
      </w:r>
    </w:p>
    <w:p w:rsidR="00B056A2" w:rsidRDefault="00B056A2" w:rsidP="002B1255">
      <w:pPr>
        <w:pStyle w:val="ListParagraph"/>
        <w:numPr>
          <w:ilvl w:val="1"/>
          <w:numId w:val="6"/>
        </w:numPr>
        <w:spacing w:line="276" w:lineRule="auto"/>
        <w:rPr>
          <w:rFonts w:ascii="Arial" w:hAnsi="Arial" w:cs="Arial"/>
        </w:rPr>
      </w:pPr>
      <w:r>
        <w:rPr>
          <w:rFonts w:ascii="Arial" w:hAnsi="Arial" w:cs="Arial"/>
        </w:rPr>
        <w:t>Else user will be asked to login.</w:t>
      </w:r>
    </w:p>
    <w:p w:rsidR="00B056A2" w:rsidRDefault="00B056A2" w:rsidP="002B1255">
      <w:pPr>
        <w:pStyle w:val="ListParagraph"/>
        <w:numPr>
          <w:ilvl w:val="0"/>
          <w:numId w:val="6"/>
        </w:numPr>
        <w:spacing w:line="276" w:lineRule="auto"/>
        <w:rPr>
          <w:rFonts w:ascii="Arial" w:hAnsi="Arial" w:cs="Arial"/>
        </w:rPr>
      </w:pPr>
      <w:r>
        <w:rPr>
          <w:rFonts w:ascii="Arial" w:hAnsi="Arial" w:cs="Arial"/>
        </w:rPr>
        <w:t>4. User can pick either Google email or email for login.</w:t>
      </w:r>
    </w:p>
    <w:p w:rsidR="00B056A2" w:rsidRDefault="00B056A2" w:rsidP="002B1255">
      <w:pPr>
        <w:pStyle w:val="ListParagraph"/>
        <w:numPr>
          <w:ilvl w:val="1"/>
          <w:numId w:val="6"/>
        </w:numPr>
        <w:spacing w:line="276" w:lineRule="auto"/>
        <w:rPr>
          <w:rFonts w:ascii="Arial" w:hAnsi="Arial" w:cs="Arial"/>
        </w:rPr>
      </w:pPr>
      <w:r>
        <w:rPr>
          <w:rFonts w:ascii="Arial" w:hAnsi="Arial" w:cs="Arial"/>
        </w:rPr>
        <w:t>If user pick Google email, it shall check if user’s phone is attached to any Google account.</w:t>
      </w:r>
    </w:p>
    <w:p w:rsidR="00B056A2" w:rsidRDefault="00B056A2" w:rsidP="002B1255">
      <w:pPr>
        <w:pStyle w:val="ListParagraph"/>
        <w:numPr>
          <w:ilvl w:val="2"/>
          <w:numId w:val="6"/>
        </w:numPr>
        <w:spacing w:line="276" w:lineRule="auto"/>
        <w:rPr>
          <w:rFonts w:ascii="Arial" w:hAnsi="Arial" w:cs="Arial"/>
        </w:rPr>
      </w:pPr>
      <w:r>
        <w:rPr>
          <w:rFonts w:ascii="Arial" w:hAnsi="Arial" w:cs="Arial"/>
        </w:rPr>
        <w:t>If found, user can choose the list of detected Google accounts found.</w:t>
      </w:r>
    </w:p>
    <w:p w:rsidR="00B056A2" w:rsidRDefault="00B056A2" w:rsidP="002B1255">
      <w:pPr>
        <w:pStyle w:val="ListParagraph"/>
        <w:numPr>
          <w:ilvl w:val="2"/>
          <w:numId w:val="6"/>
        </w:numPr>
        <w:spacing w:line="276" w:lineRule="auto"/>
        <w:rPr>
          <w:rFonts w:ascii="Arial" w:hAnsi="Arial" w:cs="Arial"/>
        </w:rPr>
      </w:pPr>
      <w:r>
        <w:rPr>
          <w:rFonts w:ascii="Arial" w:hAnsi="Arial" w:cs="Arial"/>
        </w:rPr>
        <w:t>Else user can manually key in their Google email to login.</w:t>
      </w:r>
    </w:p>
    <w:p w:rsidR="00B056A2" w:rsidRDefault="00B056A2" w:rsidP="002B1255">
      <w:pPr>
        <w:pStyle w:val="ListParagraph"/>
        <w:numPr>
          <w:ilvl w:val="1"/>
          <w:numId w:val="6"/>
        </w:numPr>
        <w:spacing w:line="276" w:lineRule="auto"/>
        <w:rPr>
          <w:rFonts w:ascii="Arial" w:hAnsi="Arial" w:cs="Arial"/>
        </w:rPr>
      </w:pPr>
      <w:r>
        <w:rPr>
          <w:rFonts w:ascii="Arial" w:hAnsi="Arial" w:cs="Arial"/>
        </w:rPr>
        <w:t>Else user would have chosen email login, user shall key in their email.</w:t>
      </w:r>
    </w:p>
    <w:p w:rsidR="00B056A2" w:rsidRDefault="00B056A2" w:rsidP="002B1255">
      <w:pPr>
        <w:pStyle w:val="ListParagraph"/>
        <w:numPr>
          <w:ilvl w:val="2"/>
          <w:numId w:val="6"/>
        </w:numPr>
        <w:spacing w:line="276" w:lineRule="auto"/>
        <w:rPr>
          <w:rFonts w:ascii="Arial" w:hAnsi="Arial" w:cs="Arial"/>
        </w:rPr>
      </w:pPr>
      <w:r>
        <w:rPr>
          <w:rFonts w:ascii="Arial" w:hAnsi="Arial" w:cs="Arial"/>
        </w:rPr>
        <w:t>If email is already registered before it will prompt user for password</w:t>
      </w:r>
    </w:p>
    <w:p w:rsidR="00B056A2" w:rsidRPr="00B056A2" w:rsidRDefault="00B056A2" w:rsidP="002B1255">
      <w:pPr>
        <w:pStyle w:val="ListParagraph"/>
        <w:numPr>
          <w:ilvl w:val="2"/>
          <w:numId w:val="6"/>
        </w:numPr>
        <w:spacing w:line="276" w:lineRule="auto"/>
        <w:rPr>
          <w:rFonts w:ascii="Arial" w:hAnsi="Arial" w:cs="Arial"/>
        </w:rPr>
      </w:pPr>
      <w:r>
        <w:rPr>
          <w:rFonts w:ascii="Arial" w:hAnsi="Arial" w:cs="Arial"/>
        </w:rPr>
        <w:t>Else it will mean that this is a new user and register this user by asking user to fill in more information.</w:t>
      </w:r>
    </w:p>
    <w:p w:rsidR="00B056A2" w:rsidRPr="00B056A2" w:rsidRDefault="00B056A2" w:rsidP="002B1255">
      <w:pPr>
        <w:spacing w:line="276" w:lineRule="auto"/>
        <w:rPr>
          <w:rFonts w:ascii="Arial" w:hAnsi="Arial" w:cs="Arial"/>
        </w:rPr>
      </w:pPr>
    </w:p>
    <w:p w:rsidR="00806772" w:rsidRPr="00806772" w:rsidRDefault="008A46AC" w:rsidP="002B1255">
      <w:pPr>
        <w:pStyle w:val="Heading3"/>
        <w:spacing w:line="276" w:lineRule="auto"/>
      </w:pPr>
      <w:r>
        <w:t>Functional Requirements</w:t>
      </w:r>
    </w:p>
    <w:p w:rsidR="00806772" w:rsidRPr="00806772" w:rsidRDefault="00806772" w:rsidP="002B1255">
      <w:pPr>
        <w:pStyle w:val="ListParagraph"/>
        <w:numPr>
          <w:ilvl w:val="0"/>
          <w:numId w:val="7"/>
        </w:numPr>
        <w:spacing w:line="276" w:lineRule="auto"/>
        <w:rPr>
          <w:rFonts w:ascii="Arial" w:hAnsi="Arial" w:cs="Arial"/>
        </w:rPr>
      </w:pPr>
      <w:r w:rsidRPr="00806772">
        <w:rPr>
          <w:rFonts w:ascii="Arial" w:hAnsi="Arial" w:cs="Arial"/>
        </w:rPr>
        <w:t>The application must allow the user to login with their Google account.</w:t>
      </w:r>
      <w:r w:rsidRPr="00806772">
        <w:rPr>
          <w:rFonts w:ascii="Arial" w:hAnsi="Arial" w:cs="Arial"/>
        </w:rPr>
        <w:tab/>
      </w:r>
      <w:r w:rsidRPr="00806772">
        <w:rPr>
          <w:rFonts w:ascii="Arial" w:hAnsi="Arial" w:cs="Arial"/>
        </w:rPr>
        <w:tab/>
      </w:r>
    </w:p>
    <w:p w:rsidR="00AC27D0" w:rsidRPr="00A327B5" w:rsidRDefault="00806772" w:rsidP="002B1255">
      <w:pPr>
        <w:numPr>
          <w:ilvl w:val="1"/>
          <w:numId w:val="7"/>
        </w:numPr>
        <w:spacing w:line="276" w:lineRule="auto"/>
        <w:rPr>
          <w:rFonts w:ascii="Arial" w:hAnsi="Arial" w:cs="Arial"/>
        </w:rPr>
      </w:pPr>
      <w:r w:rsidRPr="00806772">
        <w:rPr>
          <w:rFonts w:ascii="Arial" w:hAnsi="Arial" w:cs="Arial"/>
        </w:rPr>
        <w:t>Upon logging in, the application must have a sign out option.</w:t>
      </w:r>
      <w:r w:rsidRPr="00806772">
        <w:rPr>
          <w:rFonts w:ascii="Arial" w:hAnsi="Arial" w:cs="Arial"/>
        </w:rPr>
        <w:br/>
      </w:r>
    </w:p>
    <w:p w:rsidR="008A46AC" w:rsidRDefault="008A46AC" w:rsidP="002B1255">
      <w:pPr>
        <w:pStyle w:val="Heading2"/>
        <w:spacing w:line="276" w:lineRule="auto"/>
      </w:pPr>
      <w:r>
        <w:t>Search Clinic</w:t>
      </w:r>
    </w:p>
    <w:p w:rsidR="008A46AC" w:rsidRDefault="008A46AC" w:rsidP="002B1255">
      <w:pPr>
        <w:pStyle w:val="Heading3"/>
        <w:spacing w:line="276" w:lineRule="auto"/>
      </w:pPr>
      <w:r>
        <w:t>Description &amp; Priority</w:t>
      </w:r>
    </w:p>
    <w:p w:rsidR="00877487" w:rsidRDefault="00877487" w:rsidP="002B1255">
      <w:pPr>
        <w:spacing w:line="276" w:lineRule="auto"/>
        <w:rPr>
          <w:rFonts w:ascii="Arial" w:hAnsi="Arial" w:cs="Arial"/>
        </w:rPr>
      </w:pPr>
      <w:r>
        <w:rPr>
          <w:rFonts w:ascii="Arial" w:hAnsi="Arial" w:cs="Arial"/>
        </w:rPr>
        <w:t>Users can search for clinics by using the provided search bar to filter the amount of clinics.</w:t>
      </w:r>
    </w:p>
    <w:p w:rsidR="00877487" w:rsidRPr="00877487" w:rsidRDefault="00877487" w:rsidP="002B1255">
      <w:pPr>
        <w:spacing w:line="276" w:lineRule="auto"/>
        <w:rPr>
          <w:rFonts w:ascii="Arial" w:hAnsi="Arial" w:cs="Arial"/>
        </w:rPr>
      </w:pPr>
      <w:r>
        <w:rPr>
          <w:rFonts w:ascii="Arial" w:hAnsi="Arial" w:cs="Arial"/>
        </w:rPr>
        <w:t xml:space="preserve">This is a high priority feature as filtering and finding the clinic you are finding out of thousands of clinic is important. </w:t>
      </w:r>
    </w:p>
    <w:p w:rsidR="008A46AC" w:rsidRDefault="008A46AC" w:rsidP="002B1255">
      <w:pPr>
        <w:pStyle w:val="Heading3"/>
        <w:spacing w:line="276" w:lineRule="auto"/>
      </w:pPr>
      <w:r>
        <w:t>Stimulus / Response Sequences</w:t>
      </w:r>
    </w:p>
    <w:p w:rsidR="00877487" w:rsidRDefault="00877487" w:rsidP="002B1255">
      <w:pPr>
        <w:pStyle w:val="ListParagraph"/>
        <w:numPr>
          <w:ilvl w:val="0"/>
          <w:numId w:val="8"/>
        </w:numPr>
        <w:spacing w:line="276" w:lineRule="auto"/>
        <w:rPr>
          <w:rFonts w:ascii="Arial" w:hAnsi="Arial" w:cs="Arial"/>
        </w:rPr>
      </w:pPr>
      <w:r w:rsidRPr="00877487">
        <w:rPr>
          <w:rFonts w:ascii="Arial" w:hAnsi="Arial" w:cs="Arial"/>
        </w:rPr>
        <w:t>1. User tap on the search bar</w:t>
      </w:r>
      <w:r>
        <w:rPr>
          <w:rFonts w:ascii="Arial" w:hAnsi="Arial" w:cs="Arial"/>
        </w:rPr>
        <w:t>.</w:t>
      </w:r>
    </w:p>
    <w:p w:rsidR="00877487" w:rsidRDefault="00877487" w:rsidP="002B1255">
      <w:pPr>
        <w:pStyle w:val="ListParagraph"/>
        <w:numPr>
          <w:ilvl w:val="0"/>
          <w:numId w:val="8"/>
        </w:numPr>
        <w:spacing w:line="276" w:lineRule="auto"/>
        <w:rPr>
          <w:rFonts w:ascii="Arial" w:hAnsi="Arial" w:cs="Arial"/>
        </w:rPr>
      </w:pPr>
      <w:r>
        <w:rPr>
          <w:rFonts w:ascii="Arial" w:hAnsi="Arial" w:cs="Arial"/>
        </w:rPr>
        <w:t>2. User type in their query.</w:t>
      </w:r>
    </w:p>
    <w:p w:rsidR="00877487" w:rsidRDefault="00877487" w:rsidP="002B1255">
      <w:pPr>
        <w:pStyle w:val="ListParagraph"/>
        <w:numPr>
          <w:ilvl w:val="1"/>
          <w:numId w:val="8"/>
        </w:numPr>
        <w:spacing w:line="276" w:lineRule="auto"/>
        <w:rPr>
          <w:rFonts w:ascii="Arial" w:hAnsi="Arial" w:cs="Arial"/>
        </w:rPr>
      </w:pPr>
      <w:r>
        <w:rPr>
          <w:rFonts w:ascii="Arial" w:hAnsi="Arial" w:cs="Arial"/>
        </w:rPr>
        <w:t>If user search on the list view page the list view will refresh dynamically real time to show the results.</w:t>
      </w:r>
    </w:p>
    <w:p w:rsidR="00877487" w:rsidRDefault="00877487" w:rsidP="002B1255">
      <w:pPr>
        <w:pStyle w:val="ListParagraph"/>
        <w:numPr>
          <w:ilvl w:val="1"/>
          <w:numId w:val="8"/>
        </w:numPr>
        <w:spacing w:line="276" w:lineRule="auto"/>
        <w:rPr>
          <w:rFonts w:ascii="Arial" w:hAnsi="Arial" w:cs="Arial"/>
        </w:rPr>
      </w:pPr>
      <w:r>
        <w:rPr>
          <w:rFonts w:ascii="Arial" w:hAnsi="Arial" w:cs="Arial"/>
        </w:rPr>
        <w:t>Else this would mean user would search at the map page. In order to execute the search at the map page user would have to click submit.</w:t>
      </w:r>
    </w:p>
    <w:p w:rsidR="00877487" w:rsidRDefault="00877487" w:rsidP="002B1255">
      <w:pPr>
        <w:pStyle w:val="ListParagraph"/>
        <w:numPr>
          <w:ilvl w:val="2"/>
          <w:numId w:val="8"/>
        </w:numPr>
        <w:spacing w:line="276" w:lineRule="auto"/>
        <w:rPr>
          <w:rFonts w:ascii="Arial" w:hAnsi="Arial" w:cs="Arial"/>
        </w:rPr>
      </w:pPr>
      <w:r>
        <w:rPr>
          <w:rFonts w:ascii="Arial" w:hAnsi="Arial" w:cs="Arial"/>
        </w:rPr>
        <w:t>After submission it will first search for clinic names, postal code and tel.no.</w:t>
      </w:r>
    </w:p>
    <w:p w:rsidR="00877487" w:rsidRPr="00877487" w:rsidRDefault="00071222" w:rsidP="002B1255">
      <w:pPr>
        <w:pStyle w:val="ListParagraph"/>
        <w:numPr>
          <w:ilvl w:val="3"/>
          <w:numId w:val="8"/>
        </w:numPr>
        <w:spacing w:line="276" w:lineRule="auto"/>
        <w:rPr>
          <w:rFonts w:ascii="Arial" w:hAnsi="Arial" w:cs="Arial"/>
        </w:rPr>
      </w:pPr>
      <w:r>
        <w:rPr>
          <w:rFonts w:ascii="Arial" w:hAnsi="Arial" w:cs="Arial"/>
        </w:rPr>
        <w:t>Results are displayed as map markers.</w:t>
      </w:r>
    </w:p>
    <w:p w:rsidR="008A46AC" w:rsidRDefault="008A46AC" w:rsidP="002B1255">
      <w:pPr>
        <w:pStyle w:val="Heading3"/>
        <w:spacing w:line="276" w:lineRule="auto"/>
      </w:pPr>
      <w:r>
        <w:t>Functional Requirements</w:t>
      </w:r>
    </w:p>
    <w:p w:rsidR="00A327B5" w:rsidRPr="00A327B5" w:rsidRDefault="00A327B5" w:rsidP="002B1255">
      <w:pPr>
        <w:pStyle w:val="ListParagraph"/>
        <w:numPr>
          <w:ilvl w:val="0"/>
          <w:numId w:val="7"/>
        </w:numPr>
        <w:spacing w:line="276" w:lineRule="auto"/>
        <w:rPr>
          <w:rFonts w:ascii="Arial" w:hAnsi="Arial" w:cs="Arial"/>
        </w:rPr>
      </w:pPr>
      <w:r w:rsidRPr="00A327B5">
        <w:rPr>
          <w:rFonts w:ascii="Arial" w:hAnsi="Arial" w:cs="Arial"/>
        </w:rPr>
        <w:t xml:space="preserve">The application must allow users to search the location of specific clinics </w:t>
      </w:r>
      <w:r>
        <w:rPr>
          <w:rFonts w:ascii="Arial" w:hAnsi="Arial" w:cs="Arial"/>
        </w:rPr>
        <w:t>on the map by</w:t>
      </w:r>
    </w:p>
    <w:p w:rsidR="00A327B5" w:rsidRPr="00A327B5" w:rsidRDefault="00A327B5" w:rsidP="002B1255">
      <w:pPr>
        <w:pStyle w:val="ListParagraph"/>
        <w:numPr>
          <w:ilvl w:val="1"/>
          <w:numId w:val="7"/>
        </w:numPr>
        <w:spacing w:line="276" w:lineRule="auto"/>
        <w:rPr>
          <w:rFonts w:ascii="Arial" w:hAnsi="Arial" w:cs="Arial"/>
        </w:rPr>
      </w:pPr>
      <w:r w:rsidRPr="00A327B5">
        <w:rPr>
          <w:rFonts w:ascii="Arial" w:hAnsi="Arial" w:cs="Arial"/>
        </w:rPr>
        <w:lastRenderedPageBreak/>
        <w:t>The Name of the clinic.</w:t>
      </w:r>
    </w:p>
    <w:p w:rsidR="00A327B5" w:rsidRPr="00A327B5" w:rsidRDefault="00A327B5" w:rsidP="002B1255">
      <w:pPr>
        <w:pStyle w:val="ListParagraph"/>
        <w:numPr>
          <w:ilvl w:val="1"/>
          <w:numId w:val="7"/>
        </w:numPr>
        <w:spacing w:line="276" w:lineRule="auto"/>
        <w:rPr>
          <w:rFonts w:ascii="Arial" w:hAnsi="Arial" w:cs="Arial"/>
        </w:rPr>
      </w:pPr>
      <w:r w:rsidRPr="00A327B5">
        <w:rPr>
          <w:rFonts w:ascii="Arial" w:hAnsi="Arial" w:cs="Arial"/>
        </w:rPr>
        <w:t>The Postal code of the clinic.</w:t>
      </w:r>
    </w:p>
    <w:p w:rsidR="00A327B5" w:rsidRPr="00A327B5" w:rsidRDefault="00A327B5" w:rsidP="002B1255">
      <w:pPr>
        <w:pStyle w:val="ListParagraph"/>
        <w:numPr>
          <w:ilvl w:val="1"/>
          <w:numId w:val="7"/>
        </w:numPr>
        <w:spacing w:line="276" w:lineRule="auto"/>
        <w:rPr>
          <w:rFonts w:ascii="Arial" w:hAnsi="Arial" w:cs="Arial"/>
        </w:rPr>
      </w:pPr>
      <w:r w:rsidRPr="00A327B5">
        <w:rPr>
          <w:rFonts w:ascii="Arial" w:hAnsi="Arial" w:cs="Arial"/>
        </w:rPr>
        <w:t>The Telephone number of the clinic.</w:t>
      </w:r>
    </w:p>
    <w:p w:rsidR="00A327B5" w:rsidRPr="00A327B5" w:rsidRDefault="00A327B5" w:rsidP="002B1255">
      <w:pPr>
        <w:pStyle w:val="ListParagraph"/>
        <w:numPr>
          <w:ilvl w:val="0"/>
          <w:numId w:val="7"/>
        </w:numPr>
        <w:spacing w:line="276" w:lineRule="auto"/>
        <w:rPr>
          <w:rFonts w:ascii="Arial" w:hAnsi="Arial" w:cs="Arial"/>
        </w:rPr>
      </w:pPr>
      <w:r w:rsidRPr="00A327B5">
        <w:rPr>
          <w:rFonts w:ascii="Arial" w:hAnsi="Arial" w:cs="Arial"/>
        </w:rPr>
        <w:t>The application must enable the user to view a list of clinics without the map.</w:t>
      </w:r>
    </w:p>
    <w:p w:rsidR="00AC27D0" w:rsidRDefault="00A327B5" w:rsidP="002B1255">
      <w:pPr>
        <w:pStyle w:val="ListParagraph"/>
        <w:spacing w:line="276" w:lineRule="auto"/>
        <w:ind w:left="792"/>
      </w:pPr>
      <w:r>
        <w:br/>
      </w:r>
    </w:p>
    <w:p w:rsidR="00A327B5" w:rsidRPr="00AC27D0" w:rsidRDefault="00A327B5" w:rsidP="002B1255">
      <w:pPr>
        <w:pStyle w:val="ListParagraph"/>
        <w:spacing w:line="276" w:lineRule="auto"/>
        <w:ind w:left="792"/>
      </w:pPr>
    </w:p>
    <w:p w:rsidR="00AC27D0" w:rsidRDefault="00AC27D0" w:rsidP="002B1255">
      <w:pPr>
        <w:pStyle w:val="Heading2"/>
        <w:spacing w:line="276" w:lineRule="auto"/>
      </w:pPr>
      <w:r>
        <w:t>View Clinic Information</w:t>
      </w:r>
    </w:p>
    <w:p w:rsidR="00AC27D0" w:rsidRDefault="00AC27D0" w:rsidP="002B1255">
      <w:pPr>
        <w:pStyle w:val="Heading3"/>
        <w:spacing w:line="276" w:lineRule="auto"/>
      </w:pPr>
      <w:r>
        <w:t>Description &amp; Priority</w:t>
      </w:r>
    </w:p>
    <w:p w:rsidR="007520F3" w:rsidRPr="007520F3" w:rsidRDefault="007520F3" w:rsidP="002B1255">
      <w:pPr>
        <w:spacing w:line="276" w:lineRule="auto"/>
        <w:rPr>
          <w:rFonts w:ascii="Arial" w:hAnsi="Arial" w:cs="Arial"/>
        </w:rPr>
      </w:pPr>
      <w:r>
        <w:rPr>
          <w:rFonts w:ascii="Arial" w:hAnsi="Arial" w:cs="Arial"/>
        </w:rPr>
        <w:t>Users can view clinic’s detailed information by accessing it through the list view of clinics or by the map markers informative markers. This is the highest priority feature with the combination of search, these two are the main core function of the application.</w:t>
      </w:r>
    </w:p>
    <w:p w:rsidR="00AC27D0" w:rsidRDefault="00AC27D0" w:rsidP="002B1255">
      <w:pPr>
        <w:pStyle w:val="Heading3"/>
        <w:spacing w:line="276" w:lineRule="auto"/>
      </w:pPr>
      <w:r>
        <w:t>Stimulus / Response Sequences</w:t>
      </w:r>
    </w:p>
    <w:p w:rsidR="00FA797F" w:rsidRPr="00FA797F" w:rsidRDefault="00FA797F" w:rsidP="002B1255">
      <w:pPr>
        <w:pStyle w:val="ListParagraph"/>
        <w:numPr>
          <w:ilvl w:val="0"/>
          <w:numId w:val="9"/>
        </w:numPr>
        <w:spacing w:line="276" w:lineRule="auto"/>
      </w:pPr>
      <w:r>
        <w:rPr>
          <w:rFonts w:ascii="Arial" w:hAnsi="Arial" w:cs="Arial"/>
        </w:rPr>
        <w:t>1a. User tap on the clinic list view icon. It will bring user to a page full of clinics</w:t>
      </w:r>
    </w:p>
    <w:p w:rsidR="00FA797F" w:rsidRPr="00FA797F" w:rsidRDefault="00FA797F" w:rsidP="002B1255">
      <w:pPr>
        <w:pStyle w:val="ListParagraph"/>
        <w:numPr>
          <w:ilvl w:val="0"/>
          <w:numId w:val="9"/>
        </w:numPr>
        <w:spacing w:line="276" w:lineRule="auto"/>
      </w:pPr>
      <w:r>
        <w:rPr>
          <w:rFonts w:ascii="Arial" w:hAnsi="Arial" w:cs="Arial"/>
        </w:rPr>
        <w:t>2a. User tap on any clinic listed there.</w:t>
      </w:r>
    </w:p>
    <w:p w:rsidR="00FA797F" w:rsidRPr="00FA797F" w:rsidRDefault="00FA797F" w:rsidP="002B1255">
      <w:pPr>
        <w:pStyle w:val="ListParagraph"/>
        <w:numPr>
          <w:ilvl w:val="0"/>
          <w:numId w:val="9"/>
        </w:numPr>
        <w:spacing w:line="276" w:lineRule="auto"/>
      </w:pPr>
      <w:r>
        <w:rPr>
          <w:rFonts w:ascii="Arial" w:hAnsi="Arial" w:cs="Arial"/>
        </w:rPr>
        <w:t>1b. User tap on any map markers populated on the map. A pop</w:t>
      </w:r>
      <w:r w:rsidR="008042F3">
        <w:rPr>
          <w:rFonts w:ascii="Arial" w:hAnsi="Arial" w:cs="Arial"/>
        </w:rPr>
        <w:t xml:space="preserve"> o</w:t>
      </w:r>
      <w:r>
        <w:rPr>
          <w:rFonts w:ascii="Arial" w:hAnsi="Arial" w:cs="Arial"/>
        </w:rPr>
        <w:t>ut box will appear</w:t>
      </w:r>
    </w:p>
    <w:p w:rsidR="00FA797F" w:rsidRPr="00FA797F" w:rsidRDefault="00FA797F" w:rsidP="002B1255">
      <w:pPr>
        <w:pStyle w:val="ListParagraph"/>
        <w:numPr>
          <w:ilvl w:val="0"/>
          <w:numId w:val="9"/>
        </w:numPr>
        <w:spacing w:line="276" w:lineRule="auto"/>
      </w:pPr>
      <w:r>
        <w:rPr>
          <w:rFonts w:ascii="Arial" w:hAnsi="Arial" w:cs="Arial"/>
        </w:rPr>
        <w:t>2b. User tap on the marker’s informative box.</w:t>
      </w:r>
    </w:p>
    <w:p w:rsidR="00FA797F" w:rsidRPr="00FA797F" w:rsidRDefault="00FA797F" w:rsidP="002B1255">
      <w:pPr>
        <w:pStyle w:val="ListParagraph"/>
        <w:numPr>
          <w:ilvl w:val="0"/>
          <w:numId w:val="9"/>
        </w:numPr>
        <w:spacing w:line="276" w:lineRule="auto"/>
      </w:pPr>
      <w:r>
        <w:rPr>
          <w:rFonts w:ascii="Arial" w:hAnsi="Arial" w:cs="Arial"/>
        </w:rPr>
        <w:t xml:space="preserve">3. User will be redirected to the specific page with the selected </w:t>
      </w:r>
      <w:r w:rsidR="008042F3">
        <w:rPr>
          <w:rFonts w:ascii="Arial" w:hAnsi="Arial" w:cs="Arial"/>
        </w:rPr>
        <w:t>c</w:t>
      </w:r>
      <w:r>
        <w:rPr>
          <w:rFonts w:ascii="Arial" w:hAnsi="Arial" w:cs="Arial"/>
        </w:rPr>
        <w:t>linic full details.</w:t>
      </w:r>
    </w:p>
    <w:p w:rsidR="00AC27D0" w:rsidRDefault="00AC27D0" w:rsidP="002B1255">
      <w:pPr>
        <w:pStyle w:val="Heading3"/>
        <w:spacing w:line="276" w:lineRule="auto"/>
      </w:pPr>
      <w:r>
        <w:t>Functional Requirements</w:t>
      </w:r>
    </w:p>
    <w:p w:rsidR="00662243" w:rsidRPr="00662243" w:rsidRDefault="00662243" w:rsidP="002B1255">
      <w:pPr>
        <w:pStyle w:val="ListParagraph"/>
        <w:numPr>
          <w:ilvl w:val="0"/>
          <w:numId w:val="7"/>
        </w:numPr>
        <w:spacing w:line="276" w:lineRule="auto"/>
        <w:rPr>
          <w:rFonts w:ascii="Arial" w:hAnsi="Arial" w:cs="Arial"/>
        </w:rPr>
      </w:pPr>
      <w:r w:rsidRPr="00662243">
        <w:rPr>
          <w:rFonts w:ascii="Arial" w:hAnsi="Arial" w:cs="Arial"/>
        </w:rPr>
        <w:t>The application must display more detailed information of a clinic when the user taps into any of the map markers shown on the map.</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full name.</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full address.</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rating scores, the number of total ratings and reviews.</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telephone number.</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operating hours.</w:t>
      </w:r>
    </w:p>
    <w:p w:rsidR="00662243" w:rsidRPr="00662243" w:rsidRDefault="00662243" w:rsidP="002B1255">
      <w:pPr>
        <w:pStyle w:val="ListParagraph"/>
        <w:numPr>
          <w:ilvl w:val="2"/>
          <w:numId w:val="7"/>
        </w:numPr>
        <w:spacing w:line="276" w:lineRule="auto"/>
        <w:rPr>
          <w:rFonts w:ascii="Arial" w:hAnsi="Arial" w:cs="Arial"/>
        </w:rPr>
      </w:pPr>
      <w:r w:rsidRPr="00662243">
        <w:rPr>
          <w:rFonts w:ascii="Arial" w:hAnsi="Arial" w:cs="Arial"/>
        </w:rPr>
        <w:t>When the user taps on the operating hours</w:t>
      </w:r>
    </w:p>
    <w:p w:rsidR="00662243" w:rsidRPr="00662243" w:rsidRDefault="00662243" w:rsidP="002B1255">
      <w:pPr>
        <w:pStyle w:val="ListParagraph"/>
        <w:numPr>
          <w:ilvl w:val="3"/>
          <w:numId w:val="7"/>
        </w:numPr>
        <w:spacing w:line="276" w:lineRule="auto"/>
        <w:rPr>
          <w:rFonts w:ascii="Arial" w:hAnsi="Arial" w:cs="Arial"/>
        </w:rPr>
      </w:pPr>
      <w:r w:rsidRPr="00662243">
        <w:rPr>
          <w:rFonts w:ascii="Arial" w:hAnsi="Arial" w:cs="Arial"/>
        </w:rPr>
        <w:t>The application must display if the clinic is currently open according to system time.</w:t>
      </w:r>
    </w:p>
    <w:p w:rsidR="00662243" w:rsidRPr="00662243" w:rsidRDefault="00662243" w:rsidP="002B1255">
      <w:pPr>
        <w:pStyle w:val="ListParagraph"/>
        <w:numPr>
          <w:ilvl w:val="3"/>
          <w:numId w:val="7"/>
        </w:numPr>
        <w:spacing w:line="276" w:lineRule="auto"/>
      </w:pPr>
      <w:r w:rsidRPr="00662243">
        <w:rPr>
          <w:rFonts w:ascii="Arial" w:hAnsi="Arial" w:cs="Arial"/>
        </w:rPr>
        <w:t>The application must display more details of the daily operating hours of the clinic.</w:t>
      </w:r>
      <w:r>
        <w:br/>
      </w:r>
    </w:p>
    <w:p w:rsidR="00AC27D0" w:rsidRPr="00AC27D0" w:rsidRDefault="00AC27D0" w:rsidP="002B1255">
      <w:pPr>
        <w:spacing w:line="276" w:lineRule="auto"/>
      </w:pPr>
    </w:p>
    <w:p w:rsidR="008A46AC" w:rsidRDefault="008A46AC" w:rsidP="002B1255">
      <w:pPr>
        <w:pStyle w:val="Heading2"/>
        <w:spacing w:line="276" w:lineRule="auto"/>
      </w:pPr>
      <w:r>
        <w:lastRenderedPageBreak/>
        <w:t>Rate &amp; Review Clinic</w:t>
      </w:r>
    </w:p>
    <w:p w:rsidR="008A46AC" w:rsidRDefault="008A46AC" w:rsidP="002B1255">
      <w:pPr>
        <w:pStyle w:val="Heading3"/>
        <w:spacing w:line="276" w:lineRule="auto"/>
      </w:pPr>
      <w:r>
        <w:t>Description &amp; Priority</w:t>
      </w:r>
    </w:p>
    <w:p w:rsidR="00003339" w:rsidRDefault="00003339" w:rsidP="002B1255">
      <w:pPr>
        <w:spacing w:line="276" w:lineRule="auto"/>
        <w:rPr>
          <w:rFonts w:ascii="Arial" w:hAnsi="Arial" w:cs="Arial"/>
        </w:rPr>
      </w:pPr>
      <w:r>
        <w:rPr>
          <w:rFonts w:ascii="Arial" w:hAnsi="Arial" w:cs="Arial"/>
        </w:rPr>
        <w:t>Users can rate &amp; review a clinic based on their experiences there to let others know what to look out for. Or if they have any recommendation or comments they can do so.</w:t>
      </w:r>
    </w:p>
    <w:p w:rsidR="00003339" w:rsidRPr="00AE5395" w:rsidRDefault="00003339" w:rsidP="002B1255">
      <w:pPr>
        <w:spacing w:line="276" w:lineRule="auto"/>
        <w:rPr>
          <w:rFonts w:ascii="Arial" w:hAnsi="Arial" w:cs="Arial"/>
        </w:rPr>
      </w:pPr>
      <w:r>
        <w:rPr>
          <w:rFonts w:ascii="Arial" w:hAnsi="Arial" w:cs="Arial"/>
        </w:rPr>
        <w:t>This feature is at a low priority as only advanced users will be using this features mainly.</w:t>
      </w:r>
    </w:p>
    <w:p w:rsidR="00003339" w:rsidRPr="00003339" w:rsidRDefault="00003339" w:rsidP="002B1255">
      <w:pPr>
        <w:spacing w:line="276" w:lineRule="auto"/>
        <w:rPr>
          <w:rFonts w:ascii="Arial" w:hAnsi="Arial" w:cs="Arial"/>
        </w:rPr>
      </w:pPr>
    </w:p>
    <w:p w:rsidR="008A46AC" w:rsidRDefault="008A46AC" w:rsidP="002B1255">
      <w:pPr>
        <w:pStyle w:val="Heading3"/>
        <w:spacing w:line="276" w:lineRule="auto"/>
      </w:pPr>
      <w:r>
        <w:t>Stimulus / Response Sequences</w:t>
      </w:r>
    </w:p>
    <w:p w:rsidR="00CD2532" w:rsidRDefault="00CD2532" w:rsidP="002B1255">
      <w:pPr>
        <w:pStyle w:val="ListParagraph"/>
        <w:numPr>
          <w:ilvl w:val="0"/>
          <w:numId w:val="10"/>
        </w:numPr>
        <w:spacing w:line="276" w:lineRule="auto"/>
        <w:rPr>
          <w:rFonts w:ascii="Arial" w:hAnsi="Arial" w:cs="Arial"/>
        </w:rPr>
      </w:pPr>
      <w:r>
        <w:rPr>
          <w:rFonts w:ascii="Arial" w:hAnsi="Arial" w:cs="Arial"/>
        </w:rPr>
        <w:t>1. User can access the submit review page by going into the clinic details page.</w:t>
      </w:r>
    </w:p>
    <w:p w:rsidR="00CD2532" w:rsidRDefault="00CD2532" w:rsidP="002B1255">
      <w:pPr>
        <w:pStyle w:val="ListParagraph"/>
        <w:numPr>
          <w:ilvl w:val="0"/>
          <w:numId w:val="10"/>
        </w:numPr>
        <w:spacing w:line="276" w:lineRule="auto"/>
        <w:rPr>
          <w:rFonts w:ascii="Arial" w:hAnsi="Arial" w:cs="Arial"/>
        </w:rPr>
      </w:pPr>
      <w:r>
        <w:rPr>
          <w:rFonts w:ascii="Arial" w:hAnsi="Arial" w:cs="Arial"/>
        </w:rPr>
        <w:t>2. User click on the review icon at the bottom.</w:t>
      </w:r>
    </w:p>
    <w:p w:rsidR="00CD2532" w:rsidRDefault="00CD2532" w:rsidP="002B1255">
      <w:pPr>
        <w:pStyle w:val="ListParagraph"/>
        <w:numPr>
          <w:ilvl w:val="1"/>
          <w:numId w:val="10"/>
        </w:numPr>
        <w:spacing w:line="276" w:lineRule="auto"/>
        <w:rPr>
          <w:rFonts w:ascii="Arial" w:hAnsi="Arial" w:cs="Arial"/>
        </w:rPr>
      </w:pPr>
      <w:r>
        <w:rPr>
          <w:rFonts w:ascii="Arial" w:hAnsi="Arial" w:cs="Arial"/>
        </w:rPr>
        <w:t>Application will check if user is logged in, if not user will be prompted to login.</w:t>
      </w:r>
    </w:p>
    <w:p w:rsidR="00CD2532" w:rsidRDefault="00CD2532" w:rsidP="002B1255">
      <w:pPr>
        <w:pStyle w:val="ListParagraph"/>
        <w:numPr>
          <w:ilvl w:val="0"/>
          <w:numId w:val="10"/>
        </w:numPr>
        <w:spacing w:line="276" w:lineRule="auto"/>
        <w:rPr>
          <w:rFonts w:ascii="Arial" w:hAnsi="Arial" w:cs="Arial"/>
        </w:rPr>
      </w:pPr>
      <w:r>
        <w:rPr>
          <w:rFonts w:ascii="Arial" w:hAnsi="Arial" w:cs="Arial"/>
        </w:rPr>
        <w:t>3. User will then give a rating &amp; review.</w:t>
      </w:r>
    </w:p>
    <w:p w:rsidR="00CD2532" w:rsidRDefault="00CD2532" w:rsidP="002B1255">
      <w:pPr>
        <w:pStyle w:val="ListParagraph"/>
        <w:numPr>
          <w:ilvl w:val="0"/>
          <w:numId w:val="10"/>
        </w:numPr>
        <w:spacing w:line="276" w:lineRule="auto"/>
        <w:rPr>
          <w:rFonts w:ascii="Arial" w:hAnsi="Arial" w:cs="Arial"/>
        </w:rPr>
      </w:pPr>
      <w:r>
        <w:rPr>
          <w:rFonts w:ascii="Arial" w:hAnsi="Arial" w:cs="Arial"/>
        </w:rPr>
        <w:t xml:space="preserve">4. User clicks submit. </w:t>
      </w:r>
    </w:p>
    <w:p w:rsidR="00CD2532" w:rsidRDefault="00CD2532" w:rsidP="002B1255">
      <w:pPr>
        <w:pStyle w:val="ListParagraph"/>
        <w:numPr>
          <w:ilvl w:val="1"/>
          <w:numId w:val="10"/>
        </w:numPr>
        <w:spacing w:line="276" w:lineRule="auto"/>
        <w:rPr>
          <w:rFonts w:ascii="Arial" w:hAnsi="Arial" w:cs="Arial"/>
        </w:rPr>
      </w:pPr>
      <w:r>
        <w:rPr>
          <w:rFonts w:ascii="Arial" w:hAnsi="Arial" w:cs="Arial"/>
        </w:rPr>
        <w:t>Application will check if review and ratings are valid. i.e. not blank</w:t>
      </w:r>
    </w:p>
    <w:p w:rsidR="003D77E1" w:rsidRPr="00CD2532" w:rsidRDefault="003D77E1" w:rsidP="002B1255">
      <w:pPr>
        <w:pStyle w:val="ListParagraph"/>
        <w:numPr>
          <w:ilvl w:val="0"/>
          <w:numId w:val="10"/>
        </w:numPr>
        <w:spacing w:line="276" w:lineRule="auto"/>
        <w:rPr>
          <w:rFonts w:ascii="Arial" w:hAnsi="Arial" w:cs="Arial"/>
        </w:rPr>
      </w:pPr>
      <w:r>
        <w:rPr>
          <w:rFonts w:ascii="Arial" w:hAnsi="Arial" w:cs="Arial"/>
        </w:rPr>
        <w:t>5. A toast will be displayed to inform user of the status of submission.</w:t>
      </w:r>
    </w:p>
    <w:p w:rsidR="008A46AC" w:rsidRDefault="008A46AC" w:rsidP="002B1255">
      <w:pPr>
        <w:pStyle w:val="Heading3"/>
        <w:spacing w:line="276" w:lineRule="auto"/>
      </w:pPr>
      <w:r>
        <w:t>Functional Requirements</w:t>
      </w:r>
    </w:p>
    <w:p w:rsidR="00706EDF" w:rsidRPr="00F2614F" w:rsidRDefault="00706EDF" w:rsidP="002B1255">
      <w:pPr>
        <w:spacing w:line="276" w:lineRule="auto"/>
        <w:ind w:left="1440" w:hanging="720"/>
        <w:rPr>
          <w:rFonts w:ascii="Arial" w:hAnsi="Arial" w:cs="Arial"/>
        </w:rPr>
      </w:pPr>
      <w:r w:rsidRPr="00F2614F">
        <w:rPr>
          <w:rFonts w:ascii="Arial" w:hAnsi="Arial" w:cs="Arial"/>
        </w:rPr>
        <w:t>4.3.1</w:t>
      </w:r>
      <w:r w:rsidRPr="00F2614F">
        <w:rPr>
          <w:rFonts w:ascii="Arial" w:hAnsi="Arial" w:cs="Arial"/>
        </w:rPr>
        <w:tab/>
        <w:t>When user taps on ratings, the application must ask user to login prior to giving a rating or leaving a review.</w:t>
      </w:r>
    </w:p>
    <w:p w:rsidR="00706EDF" w:rsidRPr="00F2614F" w:rsidRDefault="00706EDF" w:rsidP="002B1255">
      <w:pPr>
        <w:spacing w:line="276" w:lineRule="auto"/>
        <w:ind w:left="720"/>
        <w:rPr>
          <w:rFonts w:ascii="Arial" w:hAnsi="Arial" w:cs="Arial"/>
        </w:rPr>
      </w:pPr>
      <w:r w:rsidRPr="00F2614F">
        <w:rPr>
          <w:rFonts w:ascii="Arial" w:hAnsi="Arial" w:cs="Arial"/>
        </w:rPr>
        <w:t>4.3.1.1</w:t>
      </w:r>
      <w:r w:rsidRPr="00F2614F">
        <w:rPr>
          <w:rFonts w:ascii="Arial" w:hAnsi="Arial" w:cs="Arial"/>
        </w:rPr>
        <w:tab/>
        <w:t>If user is already logged in,</w:t>
      </w:r>
    </w:p>
    <w:p w:rsidR="00706EDF" w:rsidRPr="00F2614F" w:rsidRDefault="00706EDF" w:rsidP="002B1255">
      <w:pPr>
        <w:spacing w:line="276" w:lineRule="auto"/>
        <w:ind w:left="2880" w:hanging="1440"/>
        <w:rPr>
          <w:rFonts w:ascii="Arial" w:hAnsi="Arial" w:cs="Arial"/>
        </w:rPr>
      </w:pPr>
      <w:r w:rsidRPr="00F2614F">
        <w:rPr>
          <w:rFonts w:ascii="Arial" w:hAnsi="Arial" w:cs="Arial"/>
        </w:rPr>
        <w:t>4.3.1.1.1</w:t>
      </w:r>
      <w:r w:rsidRPr="00F2614F">
        <w:rPr>
          <w:rFonts w:ascii="Arial" w:hAnsi="Arial" w:cs="Arial"/>
        </w:rPr>
        <w:tab/>
        <w:t xml:space="preserve">User must be able to leave a rating out of five stars based on their </w:t>
      </w:r>
      <w:r w:rsidR="00F2614F" w:rsidRPr="00F2614F">
        <w:rPr>
          <w:rFonts w:ascii="Arial" w:hAnsi="Arial" w:cs="Arial"/>
        </w:rPr>
        <w:br/>
      </w:r>
      <w:r w:rsidRPr="00F2614F">
        <w:rPr>
          <w:rFonts w:ascii="Arial" w:hAnsi="Arial" w:cs="Arial"/>
        </w:rPr>
        <w:t>experience in the clinic.</w:t>
      </w:r>
    </w:p>
    <w:p w:rsidR="00706EDF" w:rsidRPr="00F2614F" w:rsidRDefault="00706EDF" w:rsidP="002B1255">
      <w:pPr>
        <w:spacing w:line="276" w:lineRule="auto"/>
        <w:ind w:left="1440"/>
        <w:rPr>
          <w:rFonts w:ascii="Arial" w:hAnsi="Arial" w:cs="Arial"/>
        </w:rPr>
      </w:pPr>
      <w:r w:rsidRPr="00F2614F">
        <w:rPr>
          <w:rFonts w:ascii="Arial" w:hAnsi="Arial" w:cs="Arial"/>
        </w:rPr>
        <w:t>4.3.1.1.2</w:t>
      </w:r>
      <w:r w:rsidRPr="00F2614F">
        <w:rPr>
          <w:rFonts w:ascii="Arial" w:hAnsi="Arial" w:cs="Arial"/>
        </w:rPr>
        <w:tab/>
        <w:t>User must leave a compulsory review alongside the rating.</w:t>
      </w:r>
    </w:p>
    <w:p w:rsidR="00706EDF" w:rsidRPr="00F2614F" w:rsidRDefault="00706EDF" w:rsidP="002B1255">
      <w:pPr>
        <w:spacing w:line="276" w:lineRule="auto"/>
        <w:ind w:left="2880" w:hanging="1440"/>
        <w:rPr>
          <w:rFonts w:ascii="Arial" w:hAnsi="Arial" w:cs="Arial"/>
        </w:rPr>
      </w:pPr>
      <w:r w:rsidRPr="00F2614F">
        <w:rPr>
          <w:rFonts w:ascii="Arial" w:hAnsi="Arial" w:cs="Arial"/>
        </w:rPr>
        <w:t>4.3.1.1.3</w:t>
      </w:r>
      <w:r w:rsidRPr="00F2614F">
        <w:rPr>
          <w:rFonts w:ascii="Arial" w:hAnsi="Arial" w:cs="Arial"/>
        </w:rPr>
        <w:tab/>
        <w:t>The application must accumulate the total ratings and calculate the weighted average from total users.</w:t>
      </w:r>
    </w:p>
    <w:p w:rsidR="00AC27D0" w:rsidRPr="00AC27D0" w:rsidRDefault="00F2614F" w:rsidP="002B1255">
      <w:pPr>
        <w:spacing w:line="276" w:lineRule="auto"/>
        <w:ind w:left="2160" w:hanging="1440"/>
      </w:pPr>
      <w:r w:rsidRPr="00F2614F">
        <w:rPr>
          <w:rFonts w:ascii="Arial" w:hAnsi="Arial" w:cs="Arial"/>
        </w:rPr>
        <w:t>4.3.1.2</w:t>
      </w:r>
      <w:r w:rsidRPr="00F2614F">
        <w:rPr>
          <w:rFonts w:ascii="Arial" w:hAnsi="Arial" w:cs="Arial"/>
        </w:rPr>
        <w:tab/>
      </w:r>
      <w:r w:rsidR="00706EDF" w:rsidRPr="00F2614F">
        <w:rPr>
          <w:rFonts w:ascii="Arial" w:hAnsi="Arial" w:cs="Arial"/>
        </w:rPr>
        <w:t>If user is not logged in, the application must provide an informative message to the user asking them to login.</w:t>
      </w:r>
      <w:r w:rsidR="00706EDF">
        <w:br/>
      </w:r>
    </w:p>
    <w:p w:rsidR="008A46AC" w:rsidRDefault="008A46AC" w:rsidP="002B1255">
      <w:pPr>
        <w:pStyle w:val="Heading2"/>
        <w:spacing w:line="276" w:lineRule="auto"/>
      </w:pPr>
      <w:r>
        <w:t>Call Clinic’s Tel. No</w:t>
      </w:r>
    </w:p>
    <w:p w:rsidR="008A46AC" w:rsidRDefault="008A46AC" w:rsidP="002B1255">
      <w:pPr>
        <w:pStyle w:val="Heading3"/>
        <w:spacing w:line="276" w:lineRule="auto"/>
      </w:pPr>
      <w:r>
        <w:t>Description &amp; Priority</w:t>
      </w:r>
    </w:p>
    <w:p w:rsidR="001C5DEC" w:rsidRPr="001C5DEC" w:rsidRDefault="001C5DEC" w:rsidP="002B1255">
      <w:pPr>
        <w:spacing w:line="276" w:lineRule="auto"/>
        <w:rPr>
          <w:rFonts w:ascii="Arial" w:hAnsi="Arial" w:cs="Arial"/>
        </w:rPr>
      </w:pPr>
      <w:r>
        <w:rPr>
          <w:rFonts w:ascii="Arial" w:hAnsi="Arial" w:cs="Arial"/>
        </w:rPr>
        <w:t>Because the gov.sg API was so informative we have the clinic’s tel. no as well. Users can actually call the clinic via the application. This function is as of medium priority as not every user will call the clinics unless they have some important queries to ask.</w:t>
      </w:r>
    </w:p>
    <w:p w:rsidR="008A46AC" w:rsidRDefault="008A46AC" w:rsidP="002B1255">
      <w:pPr>
        <w:pStyle w:val="Heading3"/>
        <w:spacing w:line="276" w:lineRule="auto"/>
      </w:pPr>
      <w:r>
        <w:lastRenderedPageBreak/>
        <w:t>Stimulus / Response Sequences</w:t>
      </w:r>
    </w:p>
    <w:p w:rsidR="001C5DEC" w:rsidRDefault="001C5DEC" w:rsidP="002B1255">
      <w:pPr>
        <w:pStyle w:val="ListParagraph"/>
        <w:numPr>
          <w:ilvl w:val="0"/>
          <w:numId w:val="11"/>
        </w:numPr>
        <w:spacing w:line="276" w:lineRule="auto"/>
        <w:rPr>
          <w:rFonts w:ascii="Arial" w:hAnsi="Arial" w:cs="Arial"/>
        </w:rPr>
      </w:pPr>
      <w:r w:rsidRPr="001C5DEC">
        <w:rPr>
          <w:rFonts w:ascii="Arial" w:hAnsi="Arial" w:cs="Arial"/>
        </w:rPr>
        <w:t>1. User can access the call clinic page by going into the clinic details page.</w:t>
      </w:r>
    </w:p>
    <w:p w:rsidR="001C5DEC" w:rsidRDefault="001C5DEC" w:rsidP="002B1255">
      <w:pPr>
        <w:pStyle w:val="ListParagraph"/>
        <w:numPr>
          <w:ilvl w:val="0"/>
          <w:numId w:val="11"/>
        </w:numPr>
        <w:spacing w:line="276" w:lineRule="auto"/>
        <w:rPr>
          <w:rFonts w:ascii="Arial" w:hAnsi="Arial" w:cs="Arial"/>
        </w:rPr>
      </w:pPr>
      <w:r>
        <w:rPr>
          <w:rFonts w:ascii="Arial" w:hAnsi="Arial" w:cs="Arial"/>
        </w:rPr>
        <w:t>2. User click on the phone icon at the bottom.</w:t>
      </w:r>
    </w:p>
    <w:p w:rsidR="001C5DEC" w:rsidRDefault="001C5DEC" w:rsidP="002B1255">
      <w:pPr>
        <w:pStyle w:val="ListParagraph"/>
        <w:numPr>
          <w:ilvl w:val="1"/>
          <w:numId w:val="11"/>
        </w:numPr>
        <w:spacing w:line="276" w:lineRule="auto"/>
        <w:rPr>
          <w:rFonts w:ascii="Arial" w:hAnsi="Arial" w:cs="Arial"/>
        </w:rPr>
      </w:pPr>
      <w:r>
        <w:rPr>
          <w:rFonts w:ascii="Arial" w:hAnsi="Arial" w:cs="Arial"/>
        </w:rPr>
        <w:t>Application will ask user for permission to access their phone call function.</w:t>
      </w:r>
    </w:p>
    <w:p w:rsidR="001C5DEC" w:rsidRDefault="001C5DEC" w:rsidP="002B1255">
      <w:pPr>
        <w:pStyle w:val="ListParagraph"/>
        <w:numPr>
          <w:ilvl w:val="2"/>
          <w:numId w:val="11"/>
        </w:numPr>
        <w:spacing w:line="276" w:lineRule="auto"/>
        <w:rPr>
          <w:rFonts w:ascii="Arial" w:hAnsi="Arial" w:cs="Arial"/>
        </w:rPr>
      </w:pPr>
      <w:r>
        <w:rPr>
          <w:rFonts w:ascii="Arial" w:hAnsi="Arial" w:cs="Arial"/>
        </w:rPr>
        <w:t>If granted call will commence.</w:t>
      </w:r>
    </w:p>
    <w:p w:rsidR="001C5DEC" w:rsidRPr="001C5DEC" w:rsidRDefault="001C5DEC" w:rsidP="002B1255">
      <w:pPr>
        <w:pStyle w:val="ListParagraph"/>
        <w:numPr>
          <w:ilvl w:val="2"/>
          <w:numId w:val="11"/>
        </w:numPr>
        <w:spacing w:line="276" w:lineRule="auto"/>
        <w:rPr>
          <w:rFonts w:ascii="Arial" w:hAnsi="Arial" w:cs="Arial"/>
        </w:rPr>
      </w:pPr>
      <w:r>
        <w:rPr>
          <w:rFonts w:ascii="Arial" w:hAnsi="Arial" w:cs="Arial"/>
        </w:rPr>
        <w:t>Else it will inform user permission was not granted and return back to the clinic details page.</w:t>
      </w:r>
    </w:p>
    <w:p w:rsidR="008A46AC" w:rsidRDefault="008A46AC" w:rsidP="002B1255">
      <w:pPr>
        <w:pStyle w:val="Heading3"/>
        <w:spacing w:line="276" w:lineRule="auto"/>
      </w:pPr>
      <w:r>
        <w:t>Functional Requirements</w:t>
      </w:r>
    </w:p>
    <w:p w:rsidR="00836EF5" w:rsidRPr="00836EF5" w:rsidRDefault="00836EF5" w:rsidP="002B1255">
      <w:pPr>
        <w:spacing w:line="276" w:lineRule="auto"/>
        <w:ind w:left="720"/>
        <w:rPr>
          <w:rFonts w:ascii="Arial" w:hAnsi="Arial" w:cs="Arial"/>
        </w:rPr>
      </w:pPr>
      <w:r w:rsidRPr="00836EF5">
        <w:rPr>
          <w:rFonts w:ascii="Arial" w:hAnsi="Arial" w:cs="Arial"/>
        </w:rPr>
        <w:t>4.4.2</w:t>
      </w:r>
      <w:r w:rsidRPr="00836EF5">
        <w:rPr>
          <w:rFonts w:ascii="Arial" w:hAnsi="Arial" w:cs="Arial"/>
        </w:rPr>
        <w:tab/>
        <w:t>When the user taps on the telephone number icon, the application must seek for user’s permission before accessing the user’s phone call function.</w:t>
      </w:r>
    </w:p>
    <w:p w:rsidR="00836EF5" w:rsidRPr="00836EF5" w:rsidRDefault="00836EF5" w:rsidP="002B1255">
      <w:pPr>
        <w:spacing w:line="276" w:lineRule="auto"/>
        <w:ind w:left="1080"/>
        <w:rPr>
          <w:rFonts w:ascii="Arial" w:hAnsi="Arial" w:cs="Arial"/>
        </w:rPr>
      </w:pPr>
      <w:r w:rsidRPr="00836EF5">
        <w:rPr>
          <w:rFonts w:ascii="Arial" w:hAnsi="Arial" w:cs="Arial"/>
        </w:rPr>
        <w:t>4.4.2.1</w:t>
      </w:r>
      <w:r w:rsidRPr="00836EF5">
        <w:rPr>
          <w:rFonts w:ascii="Arial" w:hAnsi="Arial" w:cs="Arial"/>
        </w:rPr>
        <w:tab/>
        <w:t>If permission is given, the application must be able to call the clinic.</w:t>
      </w:r>
    </w:p>
    <w:p w:rsidR="008A46AC" w:rsidRPr="008A46AC" w:rsidRDefault="00836EF5" w:rsidP="002B1255">
      <w:pPr>
        <w:spacing w:line="276" w:lineRule="auto"/>
        <w:ind w:left="1080"/>
      </w:pPr>
      <w:r w:rsidRPr="00836EF5">
        <w:rPr>
          <w:rFonts w:ascii="Arial" w:hAnsi="Arial" w:cs="Arial"/>
        </w:rPr>
        <w:t>4.4.2.2</w:t>
      </w:r>
      <w:r w:rsidRPr="00836EF5">
        <w:rPr>
          <w:rFonts w:ascii="Arial" w:hAnsi="Arial" w:cs="Arial"/>
        </w:rPr>
        <w:tab/>
        <w:t>If permission is denied, the application must show an informative message telling the user to grant permission it.</w:t>
      </w:r>
    </w:p>
    <w:p w:rsidR="00274B62" w:rsidRDefault="00274B62" w:rsidP="00F506BF">
      <w:pPr>
        <w:pStyle w:val="Heading1"/>
        <w:spacing w:line="276" w:lineRule="auto"/>
      </w:pPr>
      <w:bookmarkStart w:id="83" w:name="_Toc441230994"/>
      <w:bookmarkStart w:id="84" w:name="_Toc439994690"/>
      <w:r>
        <w:t>Other Nonfunctional Requirements</w:t>
      </w:r>
      <w:bookmarkEnd w:id="83"/>
    </w:p>
    <w:p w:rsidR="00274B62" w:rsidRDefault="00274B62" w:rsidP="00F506BF">
      <w:pPr>
        <w:pStyle w:val="Heading2"/>
        <w:spacing w:line="276" w:lineRule="auto"/>
      </w:pPr>
      <w:bookmarkStart w:id="85" w:name="_Toc441230995"/>
      <w:r>
        <w:t>Performance Requirements</w:t>
      </w:r>
      <w:bookmarkEnd w:id="84"/>
      <w:bookmarkEnd w:id="85"/>
    </w:p>
    <w:p w:rsidR="0065579F" w:rsidRPr="00764E43" w:rsidRDefault="0065579F" w:rsidP="00F506BF">
      <w:pPr>
        <w:pStyle w:val="ListParagraph"/>
        <w:numPr>
          <w:ilvl w:val="0"/>
          <w:numId w:val="12"/>
        </w:numPr>
        <w:spacing w:line="276" w:lineRule="auto"/>
        <w:rPr>
          <w:rFonts w:ascii="Arial" w:hAnsi="Arial" w:cs="Arial"/>
        </w:rPr>
      </w:pPr>
      <w:bookmarkStart w:id="86" w:name="_Toc439994691"/>
      <w:bookmarkStart w:id="87" w:name="_Toc441230996"/>
      <w:r w:rsidRPr="00764E43">
        <w:rPr>
          <w:rFonts w:ascii="Arial" w:hAnsi="Arial" w:cs="Arial"/>
        </w:rPr>
        <w:t>The application must be compatible with phones running Android 6.0 and above.</w:t>
      </w:r>
    </w:p>
    <w:p w:rsidR="0065579F" w:rsidRPr="00764E43" w:rsidRDefault="0065579F" w:rsidP="00F506BF">
      <w:pPr>
        <w:pStyle w:val="ListParagraph"/>
        <w:numPr>
          <w:ilvl w:val="0"/>
          <w:numId w:val="12"/>
        </w:numPr>
        <w:spacing w:line="276" w:lineRule="auto"/>
        <w:rPr>
          <w:rFonts w:ascii="Arial" w:hAnsi="Arial" w:cs="Arial"/>
        </w:rPr>
      </w:pPr>
      <w:r w:rsidRPr="00764E43">
        <w:rPr>
          <w:rFonts w:ascii="Arial" w:hAnsi="Arial" w:cs="Arial"/>
        </w:rPr>
        <w:t>The application must fetch clinic data details within 500ms when a user taps into any clinic.</w:t>
      </w:r>
    </w:p>
    <w:p w:rsidR="0065579F" w:rsidRPr="00764E43" w:rsidRDefault="0065579F" w:rsidP="00F506BF">
      <w:pPr>
        <w:pStyle w:val="ListParagraph"/>
        <w:numPr>
          <w:ilvl w:val="1"/>
          <w:numId w:val="12"/>
        </w:numPr>
        <w:spacing w:line="276" w:lineRule="auto"/>
        <w:rPr>
          <w:rFonts w:ascii="Arial" w:hAnsi="Arial" w:cs="Arial"/>
        </w:rPr>
      </w:pPr>
      <w:r w:rsidRPr="00764E43">
        <w:rPr>
          <w:rFonts w:ascii="Arial" w:hAnsi="Arial" w:cs="Arial"/>
        </w:rPr>
        <w:t>If the data fetching fails, the application must retry up to 3 times before displaying an informative error message.</w:t>
      </w:r>
    </w:p>
    <w:p w:rsidR="0065579F" w:rsidRPr="00764E43" w:rsidRDefault="0065579F" w:rsidP="00F506BF">
      <w:pPr>
        <w:pStyle w:val="ListParagraph"/>
        <w:numPr>
          <w:ilvl w:val="0"/>
          <w:numId w:val="12"/>
        </w:numPr>
        <w:spacing w:line="276" w:lineRule="auto"/>
        <w:rPr>
          <w:rFonts w:ascii="Arial" w:hAnsi="Arial" w:cs="Arial"/>
        </w:rPr>
      </w:pPr>
      <w:r w:rsidRPr="00764E43">
        <w:rPr>
          <w:rFonts w:ascii="Arial" w:hAnsi="Arial" w:cs="Arial"/>
        </w:rPr>
        <w:t xml:space="preserve">The application must be functional without GPS </w:t>
      </w:r>
    </w:p>
    <w:p w:rsidR="0065579F" w:rsidRPr="00764E43" w:rsidRDefault="0065579F" w:rsidP="00F506BF">
      <w:pPr>
        <w:pStyle w:val="ListParagraph"/>
        <w:numPr>
          <w:ilvl w:val="1"/>
          <w:numId w:val="12"/>
        </w:numPr>
        <w:spacing w:line="276" w:lineRule="auto"/>
        <w:rPr>
          <w:rFonts w:ascii="Arial" w:hAnsi="Arial" w:cs="Arial"/>
        </w:rPr>
      </w:pPr>
      <w:r w:rsidRPr="00764E43">
        <w:rPr>
          <w:rFonts w:ascii="Arial" w:hAnsi="Arial" w:cs="Arial"/>
        </w:rPr>
        <w:t>User must be able to perform the functions without GPS</w:t>
      </w:r>
    </w:p>
    <w:p w:rsidR="0065579F" w:rsidRPr="00764E43" w:rsidRDefault="0065579F" w:rsidP="00F506BF">
      <w:pPr>
        <w:pStyle w:val="ListParagraph"/>
        <w:numPr>
          <w:ilvl w:val="2"/>
          <w:numId w:val="12"/>
        </w:numPr>
        <w:spacing w:line="276" w:lineRule="auto"/>
        <w:rPr>
          <w:rFonts w:ascii="Arial" w:hAnsi="Arial" w:cs="Arial"/>
        </w:rPr>
      </w:pPr>
      <w:r w:rsidRPr="00764E43">
        <w:rPr>
          <w:rFonts w:ascii="Arial" w:hAnsi="Arial" w:cs="Arial"/>
        </w:rPr>
        <w:t>Search for clinic (List view)</w:t>
      </w:r>
    </w:p>
    <w:p w:rsidR="0065579F" w:rsidRDefault="0065579F" w:rsidP="00F506BF">
      <w:pPr>
        <w:pStyle w:val="ListParagraph"/>
        <w:numPr>
          <w:ilvl w:val="2"/>
          <w:numId w:val="12"/>
        </w:numPr>
        <w:spacing w:line="276" w:lineRule="auto"/>
        <w:rPr>
          <w:rFonts w:ascii="Arial" w:hAnsi="Arial" w:cs="Arial"/>
        </w:rPr>
      </w:pPr>
      <w:r w:rsidRPr="00764E43">
        <w:rPr>
          <w:rFonts w:ascii="Arial" w:hAnsi="Arial" w:cs="Arial"/>
        </w:rPr>
        <w:t>Call clinic</w:t>
      </w:r>
    </w:p>
    <w:p w:rsidR="00764E43" w:rsidRDefault="00764E43" w:rsidP="00F506BF">
      <w:pPr>
        <w:spacing w:line="276" w:lineRule="auto"/>
        <w:rPr>
          <w:rFonts w:ascii="Arial" w:hAnsi="Arial" w:cs="Arial"/>
        </w:rPr>
      </w:pPr>
    </w:p>
    <w:p w:rsidR="00764E43" w:rsidRDefault="00764E43" w:rsidP="00F506BF">
      <w:pPr>
        <w:spacing w:line="276" w:lineRule="auto"/>
        <w:rPr>
          <w:rFonts w:ascii="Arial" w:hAnsi="Arial" w:cs="Arial"/>
        </w:rPr>
      </w:pPr>
      <w:r w:rsidRPr="00764E43">
        <w:rPr>
          <w:rFonts w:ascii="Arial" w:hAnsi="Arial" w:cs="Arial"/>
        </w:rPr>
        <w:t xml:space="preserve">Justifications: </w:t>
      </w:r>
    </w:p>
    <w:p w:rsidR="00764E43" w:rsidRDefault="00764E43" w:rsidP="00F506BF">
      <w:pPr>
        <w:spacing w:line="276" w:lineRule="auto"/>
        <w:rPr>
          <w:rFonts w:ascii="Arial" w:hAnsi="Arial" w:cs="Arial"/>
        </w:rPr>
      </w:pPr>
      <w:r>
        <w:rPr>
          <w:rFonts w:ascii="Arial" w:hAnsi="Arial" w:cs="Arial"/>
        </w:rPr>
        <w:t>W</w:t>
      </w:r>
      <w:r w:rsidRPr="00764E43">
        <w:rPr>
          <w:rFonts w:ascii="Arial" w:hAnsi="Arial" w:cs="Arial"/>
        </w:rPr>
        <w:t>hy android 6.0?</w:t>
      </w:r>
      <w:r>
        <w:rPr>
          <w:rFonts w:ascii="Arial" w:hAnsi="Arial" w:cs="Arial"/>
        </w:rPr>
        <w:t xml:space="preserve"> – Released in Oct 2015, it’s almost 5 years we figured it would be a good choice to set this as the base version of android we will support.</w:t>
      </w:r>
      <w:r>
        <w:rPr>
          <w:rFonts w:ascii="Arial" w:hAnsi="Arial" w:cs="Arial"/>
        </w:rPr>
        <w:br/>
      </w:r>
    </w:p>
    <w:p w:rsidR="00764E43" w:rsidRDefault="00764E43" w:rsidP="00F506BF">
      <w:pPr>
        <w:spacing w:line="276" w:lineRule="auto"/>
        <w:rPr>
          <w:rFonts w:ascii="Arial" w:hAnsi="Arial" w:cs="Arial"/>
        </w:rPr>
      </w:pPr>
      <w:r>
        <w:rPr>
          <w:rFonts w:ascii="Arial" w:hAnsi="Arial" w:cs="Arial"/>
        </w:rPr>
        <w:t xml:space="preserve">Why 500ms and why retry 3 times? – Mainly because the main bulk of the users using this application would most likely be aged 30 and above. 350ms is the average response time of an elderly based off a research done in 2016. We figured setting 500ms would be an ideal number. Retrying 3 times is just to ensure something is really wrong with the server </w:t>
      </w:r>
      <w:r>
        <w:rPr>
          <w:rFonts w:ascii="Arial" w:hAnsi="Arial" w:cs="Arial"/>
        </w:rPr>
        <w:lastRenderedPageBreak/>
        <w:t>and not just any random bug.</w:t>
      </w:r>
      <w:r>
        <w:rPr>
          <w:rFonts w:ascii="Arial" w:hAnsi="Arial" w:cs="Arial"/>
        </w:rPr>
        <w:br/>
      </w:r>
    </w:p>
    <w:p w:rsidR="00764E43" w:rsidRDefault="00764E43" w:rsidP="00F506BF">
      <w:pPr>
        <w:spacing w:line="276" w:lineRule="auto"/>
        <w:rPr>
          <w:rFonts w:ascii="Arial" w:hAnsi="Arial" w:cs="Arial"/>
        </w:rPr>
      </w:pPr>
      <w:r>
        <w:rPr>
          <w:rFonts w:ascii="Arial" w:hAnsi="Arial" w:cs="Arial"/>
        </w:rPr>
        <w:t>Functional without GPS why? – We wanted an application that wasn’t solely designed based on the Google Map API, and would work even without location. It is bad design and honestly pointless if the application would stop working without GPS.</w:t>
      </w:r>
    </w:p>
    <w:p w:rsidR="00764E43" w:rsidRPr="00764E43" w:rsidRDefault="00764E43" w:rsidP="00764E43">
      <w:pPr>
        <w:spacing w:line="276" w:lineRule="auto"/>
        <w:rPr>
          <w:rFonts w:ascii="Arial" w:hAnsi="Arial" w:cs="Arial"/>
        </w:rPr>
      </w:pPr>
      <w:r>
        <w:rPr>
          <w:rFonts w:ascii="Arial" w:hAnsi="Arial" w:cs="Arial"/>
        </w:rPr>
        <w:t xml:space="preserve"> </w:t>
      </w:r>
    </w:p>
    <w:p w:rsidR="00764E43" w:rsidRPr="00764E43" w:rsidRDefault="00764E43" w:rsidP="00764E43">
      <w:pPr>
        <w:spacing w:line="276" w:lineRule="auto"/>
        <w:rPr>
          <w:rFonts w:ascii="Arial" w:hAnsi="Arial" w:cs="Arial"/>
        </w:rPr>
      </w:pPr>
    </w:p>
    <w:p w:rsidR="00274B62" w:rsidRDefault="00274B62">
      <w:pPr>
        <w:pStyle w:val="Heading2"/>
      </w:pPr>
      <w:bookmarkStart w:id="88" w:name="_Toc439994693"/>
      <w:bookmarkStart w:id="89" w:name="_Toc441230998"/>
      <w:bookmarkEnd w:id="86"/>
      <w:bookmarkEnd w:id="87"/>
      <w:r>
        <w:t>Software Quality Attributes</w:t>
      </w:r>
      <w:bookmarkEnd w:id="88"/>
      <w:bookmarkEnd w:id="89"/>
    </w:p>
    <w:p w:rsidR="00274B62" w:rsidRPr="00E37ED8" w:rsidRDefault="00E37ED8">
      <w:pPr>
        <w:pStyle w:val="template"/>
        <w:rPr>
          <w:b/>
          <w:i w:val="0"/>
          <w:sz w:val="24"/>
        </w:rPr>
      </w:pPr>
      <w:r w:rsidRPr="00E37ED8">
        <w:rPr>
          <w:b/>
          <w:i w:val="0"/>
          <w:sz w:val="24"/>
        </w:rPr>
        <w:t>Usability</w:t>
      </w:r>
    </w:p>
    <w:p w:rsidR="00E37ED8" w:rsidRDefault="00E37ED8">
      <w:pPr>
        <w:pStyle w:val="template"/>
        <w:rPr>
          <w:i w:val="0"/>
          <w:sz w:val="24"/>
        </w:rPr>
      </w:pPr>
    </w:p>
    <w:p w:rsidR="00E37ED8" w:rsidRPr="00E37ED8" w:rsidRDefault="00E37ED8" w:rsidP="00E37ED8">
      <w:pPr>
        <w:pStyle w:val="ListParagraph"/>
        <w:numPr>
          <w:ilvl w:val="0"/>
          <w:numId w:val="12"/>
        </w:numPr>
        <w:spacing w:line="276" w:lineRule="auto"/>
        <w:rPr>
          <w:rFonts w:ascii="Arial" w:hAnsi="Arial" w:cs="Arial"/>
        </w:rPr>
      </w:pPr>
      <w:r w:rsidRPr="00E37ED8">
        <w:rPr>
          <w:rFonts w:ascii="Arial" w:hAnsi="Arial" w:cs="Arial"/>
        </w:rPr>
        <w:t>The application must be operable with either hands.</w:t>
      </w:r>
    </w:p>
    <w:p w:rsidR="00E37ED8" w:rsidRPr="00E37ED8" w:rsidRDefault="00E37ED8" w:rsidP="00E37ED8">
      <w:pPr>
        <w:pStyle w:val="ListParagraph"/>
        <w:numPr>
          <w:ilvl w:val="1"/>
          <w:numId w:val="12"/>
        </w:numPr>
        <w:spacing w:line="276" w:lineRule="auto"/>
        <w:rPr>
          <w:rFonts w:ascii="Arial" w:hAnsi="Arial" w:cs="Arial"/>
        </w:rPr>
      </w:pPr>
      <w:r w:rsidRPr="00E37ED8">
        <w:rPr>
          <w:rFonts w:ascii="Arial" w:hAnsi="Arial" w:cs="Arial"/>
        </w:rPr>
        <w:t>User must be able perform the following functions single handily.</w:t>
      </w:r>
    </w:p>
    <w:p w:rsidR="00E37ED8" w:rsidRPr="00E37ED8" w:rsidRDefault="00E37ED8" w:rsidP="00E37ED8">
      <w:pPr>
        <w:pStyle w:val="ListParagraph"/>
        <w:numPr>
          <w:ilvl w:val="2"/>
          <w:numId w:val="12"/>
        </w:numPr>
        <w:spacing w:line="276" w:lineRule="auto"/>
        <w:rPr>
          <w:rFonts w:ascii="Arial" w:hAnsi="Arial" w:cs="Arial"/>
        </w:rPr>
      </w:pPr>
      <w:r w:rsidRPr="00E37ED8">
        <w:rPr>
          <w:rFonts w:ascii="Arial" w:hAnsi="Arial" w:cs="Arial"/>
        </w:rPr>
        <w:t>Search for clinic (Map, List view)</w:t>
      </w:r>
    </w:p>
    <w:p w:rsidR="00E37ED8" w:rsidRPr="00E37ED8" w:rsidRDefault="00E37ED8" w:rsidP="00E37ED8">
      <w:pPr>
        <w:pStyle w:val="ListParagraph"/>
        <w:numPr>
          <w:ilvl w:val="2"/>
          <w:numId w:val="12"/>
        </w:numPr>
        <w:spacing w:line="276" w:lineRule="auto"/>
        <w:rPr>
          <w:rFonts w:ascii="Arial" w:hAnsi="Arial" w:cs="Arial"/>
        </w:rPr>
      </w:pPr>
      <w:r w:rsidRPr="00E37ED8">
        <w:rPr>
          <w:rFonts w:ascii="Arial" w:hAnsi="Arial" w:cs="Arial"/>
        </w:rPr>
        <w:t>Call clinic</w:t>
      </w:r>
    </w:p>
    <w:p w:rsidR="00E37ED8" w:rsidRDefault="00E37ED8" w:rsidP="00E37ED8">
      <w:pPr>
        <w:pStyle w:val="ListParagraph"/>
        <w:numPr>
          <w:ilvl w:val="2"/>
          <w:numId w:val="12"/>
        </w:numPr>
        <w:spacing w:line="276" w:lineRule="auto"/>
        <w:rPr>
          <w:rFonts w:ascii="Arial" w:hAnsi="Arial" w:cs="Arial"/>
        </w:rPr>
      </w:pPr>
      <w:r w:rsidRPr="00E37ED8">
        <w:rPr>
          <w:rFonts w:ascii="Arial" w:hAnsi="Arial" w:cs="Arial"/>
        </w:rPr>
        <w:t xml:space="preserve">Pan the map </w:t>
      </w:r>
    </w:p>
    <w:p w:rsidR="00E37ED8" w:rsidRDefault="00E37ED8" w:rsidP="00E37ED8">
      <w:pPr>
        <w:spacing w:line="276" w:lineRule="auto"/>
        <w:rPr>
          <w:rFonts w:ascii="Arial" w:hAnsi="Arial" w:cs="Arial"/>
        </w:rPr>
      </w:pPr>
    </w:p>
    <w:p w:rsidR="00E37ED8" w:rsidRDefault="00E37ED8" w:rsidP="00EE636B">
      <w:pPr>
        <w:spacing w:line="276" w:lineRule="auto"/>
        <w:rPr>
          <w:rFonts w:ascii="Arial" w:hAnsi="Arial" w:cs="Arial"/>
        </w:rPr>
      </w:pPr>
      <w:r w:rsidRPr="00764E43">
        <w:rPr>
          <w:rFonts w:ascii="Arial" w:hAnsi="Arial" w:cs="Arial"/>
        </w:rPr>
        <w:t xml:space="preserve">Justifications: </w:t>
      </w:r>
    </w:p>
    <w:p w:rsidR="00E37ED8" w:rsidRPr="00E37ED8" w:rsidRDefault="00E37ED8" w:rsidP="00EE636B">
      <w:pPr>
        <w:spacing w:line="276" w:lineRule="auto"/>
        <w:rPr>
          <w:rFonts w:ascii="Arial" w:hAnsi="Arial" w:cs="Arial"/>
        </w:rPr>
      </w:pPr>
      <w:r>
        <w:rPr>
          <w:rFonts w:ascii="Arial" w:hAnsi="Arial" w:cs="Arial"/>
        </w:rPr>
        <w:t xml:space="preserve">Why operable with ether hands? Once again this application is catered to </w:t>
      </w:r>
      <w:r w:rsidR="00110A69">
        <w:rPr>
          <w:rFonts w:ascii="Arial" w:hAnsi="Arial" w:cs="Arial"/>
        </w:rPr>
        <w:t>age</w:t>
      </w:r>
      <w:r>
        <w:rPr>
          <w:rFonts w:ascii="Arial" w:hAnsi="Arial" w:cs="Arial"/>
        </w:rPr>
        <w:t xml:space="preserve"> 30+ they might not have the dexterity to execute complex gestures. So as a way of making sure the ap</w:t>
      </w:r>
      <w:r w:rsidR="00187149">
        <w:rPr>
          <w:rFonts w:ascii="Arial" w:hAnsi="Arial" w:cs="Arial"/>
        </w:rPr>
        <w:t>plication was so simple and easy</w:t>
      </w:r>
      <w:r>
        <w:rPr>
          <w:rFonts w:ascii="Arial" w:hAnsi="Arial" w:cs="Arial"/>
        </w:rPr>
        <w:t xml:space="preserve"> to use. We are benchmarking the usage of the application by being operable using either hands, dominant or non-</w:t>
      </w:r>
      <w:r w:rsidR="00DA6F7A">
        <w:rPr>
          <w:rFonts w:ascii="Arial" w:hAnsi="Arial" w:cs="Arial"/>
        </w:rPr>
        <w:t>dominant.</w:t>
      </w:r>
    </w:p>
    <w:p w:rsidR="00E37ED8" w:rsidRPr="00E37ED8" w:rsidRDefault="00E37ED8">
      <w:pPr>
        <w:pStyle w:val="template"/>
        <w:rPr>
          <w:i w:val="0"/>
          <w:sz w:val="24"/>
        </w:rPr>
      </w:pPr>
    </w:p>
    <w:p w:rsidR="00E37ED8" w:rsidRDefault="00E37ED8">
      <w:pPr>
        <w:pStyle w:val="template"/>
      </w:pPr>
    </w:p>
    <w:p w:rsidR="000F69CF" w:rsidRPr="000F69CF" w:rsidRDefault="00274B62" w:rsidP="000F69CF">
      <w:pPr>
        <w:pStyle w:val="TOCEntry"/>
      </w:pPr>
      <w:bookmarkStart w:id="90" w:name="_Toc439994696"/>
      <w:bookmarkStart w:id="91" w:name="_Toc441231001"/>
      <w:r>
        <w:t xml:space="preserve">Appendix A: </w:t>
      </w:r>
      <w:bookmarkEnd w:id="90"/>
      <w:bookmarkEnd w:id="91"/>
      <w:r w:rsidR="00EE636B">
        <w:t>Data Dictionary</w:t>
      </w:r>
    </w:p>
    <w:p w:rsidR="000F69CF" w:rsidRPr="000F69CF" w:rsidRDefault="000F69CF" w:rsidP="000F69CF">
      <w:pPr>
        <w:rPr>
          <w:rFonts w:ascii="Arial" w:hAnsi="Arial" w:cs="Arial"/>
          <w:szCs w:val="24"/>
        </w:rPr>
      </w:pPr>
      <w:r w:rsidRPr="000F69CF">
        <w:rPr>
          <w:rFonts w:ascii="Arial" w:hAnsi="Arial" w:cs="Arial"/>
          <w:szCs w:val="24"/>
        </w:rPr>
        <w:t>A set of terms matching with a description of the term in the context of the application.</w:t>
      </w:r>
      <w:r w:rsidRPr="000F69CF">
        <w:rPr>
          <w:rFonts w:ascii="Arial" w:hAnsi="Arial" w:cs="Arial"/>
          <w:szCs w:val="24"/>
        </w:rPr>
        <w:br/>
      </w:r>
    </w:p>
    <w:p w:rsidR="000F69CF" w:rsidRPr="000F69CF" w:rsidRDefault="000F69CF" w:rsidP="000F69CF">
      <w:pPr>
        <w:keepNext/>
        <w:spacing w:before="60" w:after="60"/>
        <w:rPr>
          <w:rFonts w:ascii="Arial" w:hAnsi="Arial" w:cs="Arial"/>
          <w:szCs w:val="24"/>
        </w:rPr>
      </w:pPr>
      <w:r w:rsidRPr="000F69CF">
        <w:rPr>
          <w:rFonts w:ascii="Arial" w:hAnsi="Arial" w:cs="Arial"/>
          <w:b/>
          <w:szCs w:val="24"/>
        </w:rPr>
        <w:t>General terms</w:t>
      </w:r>
    </w:p>
    <w:tbl>
      <w:tblPr>
        <w:tblW w:w="883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15"/>
        <w:gridCol w:w="6916"/>
      </w:tblGrid>
      <w:tr w:rsidR="000F69CF" w:rsidRPr="000F69CF" w:rsidTr="002F7D69">
        <w:trPr>
          <w:trHeight w:val="180"/>
        </w:trPr>
        <w:tc>
          <w:tcPr>
            <w:tcW w:w="1915" w:type="dxa"/>
            <w:tcBorders>
              <w:top w:val="single" w:sz="12"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b/>
                <w:szCs w:val="24"/>
              </w:rPr>
            </w:pPr>
            <w:r w:rsidRPr="000F69CF">
              <w:rPr>
                <w:rFonts w:ascii="Arial" w:hAnsi="Arial" w:cs="Arial"/>
                <w:b/>
                <w:szCs w:val="24"/>
              </w:rPr>
              <w:t>Term</w:t>
            </w:r>
          </w:p>
        </w:tc>
        <w:tc>
          <w:tcPr>
            <w:tcW w:w="6916" w:type="dxa"/>
            <w:tcBorders>
              <w:top w:val="single" w:sz="12"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b/>
                <w:szCs w:val="24"/>
              </w:rPr>
            </w:pPr>
            <w:r w:rsidRPr="000F69CF">
              <w:rPr>
                <w:rFonts w:ascii="Arial" w:hAnsi="Arial" w:cs="Arial"/>
                <w:b/>
                <w:szCs w:val="24"/>
              </w:rPr>
              <w:t>Description</w:t>
            </w:r>
          </w:p>
        </w:tc>
      </w:tr>
      <w:tr w:rsidR="000F69CF" w:rsidRPr="000F69CF" w:rsidTr="002F7D69">
        <w:trPr>
          <w:trHeight w:hRule="exact" w:val="274"/>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Map marker</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An indication of where the clinic is, on the map.</w:t>
            </w:r>
          </w:p>
        </w:tc>
      </w:tr>
      <w:tr w:rsidR="000F69CF" w:rsidRPr="000F69CF" w:rsidTr="002F7D69">
        <w:trPr>
          <w:trHeight w:val="971"/>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Rating</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A measure of users’ satisfaction on a particular area ranging from 1 to 5 stars where 1 depicts very unsatisfactory and 5 depicts very satisfactory.</w:t>
            </w:r>
          </w:p>
        </w:tc>
      </w:tr>
      <w:tr w:rsidR="000F69CF" w:rsidRPr="000F69CF" w:rsidTr="002F7D69">
        <w:trPr>
          <w:trHeight w:val="655"/>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Review</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Comments from users describing how satisfied they are with a certain clinic.</w:t>
            </w:r>
          </w:p>
        </w:tc>
      </w:tr>
      <w:tr w:rsidR="000F69CF" w:rsidRPr="000F69CF" w:rsidTr="002F7D69">
        <w:trPr>
          <w:trHeight w:val="315"/>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User</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A person who uses the application to look for clinics.</w:t>
            </w:r>
          </w:p>
        </w:tc>
      </w:tr>
      <w:tr w:rsidR="000F69CF" w:rsidRPr="000F69CF" w:rsidTr="002F7D69">
        <w:trPr>
          <w:trHeight w:val="271"/>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Search</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tabs>
                <w:tab w:val="left" w:pos="4872"/>
              </w:tabs>
              <w:rPr>
                <w:rFonts w:ascii="Arial" w:hAnsi="Arial" w:cs="Arial"/>
                <w:szCs w:val="24"/>
              </w:rPr>
            </w:pPr>
            <w:r w:rsidRPr="000F69CF">
              <w:rPr>
                <w:rFonts w:ascii="Arial" w:hAnsi="Arial" w:cs="Arial"/>
                <w:szCs w:val="24"/>
              </w:rPr>
              <w:t>Search for clinics based on user’s given input.</w:t>
            </w:r>
            <w:r w:rsidRPr="000F69CF">
              <w:rPr>
                <w:rFonts w:ascii="Arial" w:hAnsi="Arial" w:cs="Arial"/>
                <w:szCs w:val="24"/>
              </w:rPr>
              <w:tab/>
            </w:r>
          </w:p>
        </w:tc>
      </w:tr>
      <w:tr w:rsidR="000F69CF" w:rsidRPr="000F69CF" w:rsidTr="002F7D69">
        <w:trPr>
          <w:trHeight w:val="271"/>
        </w:trPr>
        <w:tc>
          <w:tcPr>
            <w:tcW w:w="1915" w:type="dxa"/>
            <w:tcBorders>
              <w:top w:val="single" w:sz="6" w:space="0" w:color="000000"/>
              <w:left w:val="single" w:sz="12" w:space="0" w:color="000000"/>
              <w:bottom w:val="single" w:sz="6" w:space="0" w:color="000000"/>
              <w:right w:val="single" w:sz="6" w:space="0" w:color="000000"/>
            </w:tcBorders>
          </w:tcPr>
          <w:p w:rsidR="000F69CF" w:rsidRPr="000F69CF" w:rsidRDefault="000F69CF" w:rsidP="002F7D69">
            <w:pPr>
              <w:rPr>
                <w:rFonts w:ascii="Arial" w:hAnsi="Arial" w:cs="Arial"/>
                <w:szCs w:val="24"/>
              </w:rPr>
            </w:pPr>
            <w:r w:rsidRPr="000F69CF">
              <w:rPr>
                <w:rFonts w:ascii="Arial" w:hAnsi="Arial" w:cs="Arial"/>
                <w:szCs w:val="24"/>
              </w:rPr>
              <w:t>Km</w:t>
            </w:r>
          </w:p>
        </w:tc>
        <w:tc>
          <w:tcPr>
            <w:tcW w:w="6916" w:type="dxa"/>
            <w:tcBorders>
              <w:top w:val="single" w:sz="6" w:space="0" w:color="000000"/>
              <w:left w:val="single" w:sz="6" w:space="0" w:color="000000"/>
              <w:bottom w:val="single" w:sz="6" w:space="0" w:color="000000"/>
              <w:right w:val="single" w:sz="12" w:space="0" w:color="000000"/>
            </w:tcBorders>
          </w:tcPr>
          <w:p w:rsidR="000F69CF" w:rsidRPr="000F69CF" w:rsidRDefault="000F69CF" w:rsidP="002F7D69">
            <w:pPr>
              <w:tabs>
                <w:tab w:val="left" w:pos="4872"/>
              </w:tabs>
              <w:rPr>
                <w:rFonts w:ascii="Arial" w:hAnsi="Arial" w:cs="Arial"/>
                <w:szCs w:val="24"/>
              </w:rPr>
            </w:pPr>
            <w:r w:rsidRPr="000F69CF">
              <w:rPr>
                <w:rFonts w:ascii="Arial" w:hAnsi="Arial" w:cs="Arial"/>
                <w:szCs w:val="24"/>
              </w:rPr>
              <w:t>A unit of length in the metric system: Kilometer.</w:t>
            </w:r>
          </w:p>
        </w:tc>
      </w:tr>
      <w:tr w:rsidR="000F69CF" w:rsidRPr="000F69CF" w:rsidTr="002F7D69">
        <w:trPr>
          <w:trHeight w:val="471"/>
        </w:trPr>
        <w:tc>
          <w:tcPr>
            <w:tcW w:w="1915" w:type="dxa"/>
            <w:tcBorders>
              <w:top w:val="single" w:sz="6" w:space="0" w:color="000000"/>
              <w:left w:val="single" w:sz="12" w:space="0" w:color="000000"/>
              <w:bottom w:val="single" w:sz="6" w:space="0" w:color="000000"/>
              <w:right w:val="single" w:sz="6" w:space="0" w:color="000000"/>
            </w:tcBorders>
          </w:tcPr>
          <w:p w:rsidR="000F69CF" w:rsidRPr="000F69CF" w:rsidRDefault="000F69CF" w:rsidP="002F7D69">
            <w:pPr>
              <w:rPr>
                <w:rFonts w:ascii="Arial" w:hAnsi="Arial" w:cs="Arial"/>
                <w:szCs w:val="24"/>
              </w:rPr>
            </w:pPr>
            <w:proofErr w:type="spellStart"/>
            <w:r w:rsidRPr="000F69CF">
              <w:rPr>
                <w:rFonts w:ascii="Arial" w:hAnsi="Arial" w:cs="Arial"/>
                <w:szCs w:val="24"/>
              </w:rPr>
              <w:t>Ms</w:t>
            </w:r>
            <w:proofErr w:type="spellEnd"/>
          </w:p>
        </w:tc>
        <w:tc>
          <w:tcPr>
            <w:tcW w:w="6916" w:type="dxa"/>
            <w:tcBorders>
              <w:top w:val="single" w:sz="6" w:space="0" w:color="000000"/>
              <w:left w:val="single" w:sz="6" w:space="0" w:color="000000"/>
              <w:bottom w:val="single" w:sz="6" w:space="0" w:color="000000"/>
              <w:right w:val="single" w:sz="12" w:space="0" w:color="000000"/>
            </w:tcBorders>
          </w:tcPr>
          <w:p w:rsidR="000F69CF" w:rsidRPr="000F69CF" w:rsidRDefault="000F69CF" w:rsidP="002F7D69">
            <w:pPr>
              <w:tabs>
                <w:tab w:val="left" w:pos="4872"/>
              </w:tabs>
              <w:rPr>
                <w:rFonts w:ascii="Arial" w:hAnsi="Arial" w:cs="Arial"/>
                <w:szCs w:val="24"/>
              </w:rPr>
            </w:pPr>
            <w:r w:rsidRPr="000F69CF">
              <w:rPr>
                <w:rFonts w:ascii="Arial" w:hAnsi="Arial" w:cs="Arial"/>
                <w:szCs w:val="24"/>
              </w:rPr>
              <w:t>A thousandth of a second.</w:t>
            </w:r>
          </w:p>
        </w:tc>
      </w:tr>
    </w:tbl>
    <w:p w:rsidR="00274B62" w:rsidRDefault="00274B62">
      <w:pPr>
        <w:pStyle w:val="template"/>
      </w:pPr>
    </w:p>
    <w:p w:rsidR="00274B62" w:rsidRDefault="00274B62">
      <w:pPr>
        <w:pStyle w:val="TOCEntry"/>
      </w:pPr>
      <w:bookmarkStart w:id="92" w:name="_Toc439994697"/>
      <w:bookmarkStart w:id="93" w:name="_Toc441231002"/>
      <w:r>
        <w:t>Appendix B: Analysis Models</w:t>
      </w:r>
      <w:bookmarkEnd w:id="92"/>
      <w:bookmarkEnd w:id="93"/>
    </w:p>
    <w:p w:rsidR="002C2BB9" w:rsidRDefault="002C2BB9">
      <w:pPr>
        <w:pStyle w:val="TOCEntry"/>
      </w:pPr>
      <w:r>
        <w:t>B-1</w:t>
      </w:r>
      <w:r w:rsidR="00D65227">
        <w:t xml:space="preserve"> (Use Case)</w:t>
      </w:r>
    </w:p>
    <w:p w:rsidR="00D65227" w:rsidRDefault="00CA2640">
      <w:pPr>
        <w:pStyle w:val="TOCEntry"/>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3in">
            <v:imagedata r:id="rId17" o:title="Use Case Diagram"/>
          </v:shape>
        </w:pict>
      </w:r>
    </w:p>
    <w:p w:rsidR="00D65227" w:rsidRDefault="00D65227" w:rsidP="00D65227">
      <w:pPr>
        <w:pStyle w:val="TOCEntry"/>
      </w:pPr>
      <w:r>
        <w:t>B-2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UC001</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Register</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t>Register</w:t>
            </w:r>
            <w:r w:rsidRPr="000554EE">
              <w:t xml:space="preserve"> a new </w:t>
            </w:r>
            <w:r>
              <w:t xml:space="preserve">user </w:t>
            </w:r>
            <w:r w:rsidRPr="000554EE">
              <w:t>account</w:t>
            </w:r>
            <w:r>
              <w:t xml:space="preserve"> (local and google)</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0554EE">
              <w:t>The user has downloaded and started the application</w:t>
            </w:r>
          </w:p>
        </w:tc>
      </w:tr>
      <w:tr w:rsidR="00D65227" w:rsidTr="00D65227">
        <w:tc>
          <w:tcPr>
            <w:tcW w:w="2628" w:type="dxa"/>
          </w:tcPr>
          <w:p w:rsidR="00D65227" w:rsidRDefault="00D65227" w:rsidP="002F7D69">
            <w:pPr>
              <w:jc w:val="right"/>
            </w:pPr>
            <w:r>
              <w:t>Postconditions:</w:t>
            </w:r>
          </w:p>
        </w:tc>
        <w:tc>
          <w:tcPr>
            <w:tcW w:w="6987" w:type="dxa"/>
          </w:tcPr>
          <w:p w:rsidR="00D65227" w:rsidRDefault="00D65227" w:rsidP="00D65227">
            <w:pPr>
              <w:numPr>
                <w:ilvl w:val="0"/>
                <w:numId w:val="13"/>
              </w:numPr>
              <w:spacing w:line="240" w:lineRule="auto"/>
            </w:pPr>
            <w:r w:rsidRPr="000554EE">
              <w:t xml:space="preserve">User account is </w:t>
            </w:r>
            <w:r>
              <w:t>created</w:t>
            </w:r>
            <w:r w:rsidRPr="000554EE">
              <w:t xml:space="preserve"> </w:t>
            </w:r>
            <w:r>
              <w:t>in</w:t>
            </w:r>
            <w:r w:rsidRPr="000554EE">
              <w:t xml:space="preserve"> the application</w:t>
            </w:r>
          </w:p>
          <w:p w:rsidR="00D65227" w:rsidRDefault="00D65227" w:rsidP="00D65227">
            <w:pPr>
              <w:numPr>
                <w:ilvl w:val="0"/>
                <w:numId w:val="13"/>
              </w:numPr>
              <w:spacing w:line="240" w:lineRule="auto"/>
            </w:pPr>
            <w:r>
              <w:t>The application displays login page</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2F7D69">
            <w:r>
              <w:t>Local Register:</w:t>
            </w:r>
          </w:p>
          <w:p w:rsidR="00D65227" w:rsidRDefault="00D65227" w:rsidP="00D65227">
            <w:pPr>
              <w:numPr>
                <w:ilvl w:val="0"/>
                <w:numId w:val="31"/>
              </w:numPr>
              <w:spacing w:line="240" w:lineRule="auto"/>
            </w:pPr>
            <w:r w:rsidRPr="00F514F5">
              <w:t xml:space="preserve">The user inputs new </w:t>
            </w:r>
            <w:r>
              <w:t xml:space="preserve">user id </w:t>
            </w:r>
            <w:r w:rsidRPr="00F514F5">
              <w:t>and password</w:t>
            </w:r>
          </w:p>
          <w:p w:rsidR="00D65227" w:rsidRDefault="00D65227" w:rsidP="00D65227">
            <w:pPr>
              <w:numPr>
                <w:ilvl w:val="0"/>
                <w:numId w:val="31"/>
              </w:numPr>
              <w:spacing w:line="240" w:lineRule="auto"/>
            </w:pPr>
            <w:r w:rsidRPr="00F514F5">
              <w:t xml:space="preserve">The user </w:t>
            </w:r>
            <w:r>
              <w:t>selects “CREATE ACCOUNT”</w:t>
            </w:r>
          </w:p>
          <w:p w:rsidR="00D65227" w:rsidRDefault="00D65227" w:rsidP="00D65227">
            <w:pPr>
              <w:numPr>
                <w:ilvl w:val="0"/>
                <w:numId w:val="31"/>
              </w:numPr>
              <w:spacing w:line="240" w:lineRule="auto"/>
            </w:pPr>
            <w:r w:rsidRPr="00041E12">
              <w:t>The application validates the user details</w:t>
            </w:r>
          </w:p>
          <w:p w:rsidR="00D65227" w:rsidRDefault="00D65227" w:rsidP="00D65227">
            <w:pPr>
              <w:numPr>
                <w:ilvl w:val="0"/>
                <w:numId w:val="31"/>
              </w:numPr>
              <w:spacing w:line="240" w:lineRule="auto"/>
            </w:pPr>
            <w:r w:rsidRPr="00F514F5">
              <w:t>The user account is created</w:t>
            </w:r>
          </w:p>
          <w:p w:rsidR="00D65227" w:rsidRDefault="00D65227" w:rsidP="00D65227">
            <w:pPr>
              <w:numPr>
                <w:ilvl w:val="0"/>
                <w:numId w:val="31"/>
              </w:numPr>
              <w:spacing w:line="240" w:lineRule="auto"/>
            </w:pPr>
            <w:r>
              <w:t>The application displays a successful message</w:t>
            </w:r>
          </w:p>
          <w:p w:rsidR="00D65227" w:rsidRDefault="00D65227" w:rsidP="00D65227">
            <w:pPr>
              <w:numPr>
                <w:ilvl w:val="0"/>
                <w:numId w:val="31"/>
              </w:numPr>
              <w:spacing w:line="240" w:lineRule="auto"/>
            </w:pPr>
            <w:r>
              <w:t>Use case ends</w:t>
            </w:r>
          </w:p>
          <w:p w:rsidR="00D65227" w:rsidRDefault="00D65227" w:rsidP="002F7D69"/>
          <w:p w:rsidR="00D65227" w:rsidRDefault="00D65227" w:rsidP="002F7D69">
            <w:r>
              <w:t>Google Register:</w:t>
            </w:r>
          </w:p>
          <w:p w:rsidR="00D65227" w:rsidRDefault="00D65227" w:rsidP="00D65227">
            <w:pPr>
              <w:numPr>
                <w:ilvl w:val="0"/>
                <w:numId w:val="32"/>
              </w:numPr>
              <w:spacing w:line="240" w:lineRule="auto"/>
            </w:pPr>
            <w:r>
              <w:lastRenderedPageBreak/>
              <w:t>The user click the google button for registration</w:t>
            </w:r>
          </w:p>
          <w:p w:rsidR="00D65227" w:rsidRDefault="00D65227" w:rsidP="00D65227">
            <w:pPr>
              <w:numPr>
                <w:ilvl w:val="0"/>
                <w:numId w:val="32"/>
              </w:numPr>
              <w:spacing w:line="240" w:lineRule="auto"/>
            </w:pPr>
            <w:r>
              <w:t>The user inputs google</w:t>
            </w:r>
            <w:r w:rsidRPr="00F514F5">
              <w:t xml:space="preserve"> </w:t>
            </w:r>
            <w:r>
              <w:t>email address</w:t>
            </w:r>
            <w:r w:rsidRPr="00F514F5">
              <w:t xml:space="preserve"> and password</w:t>
            </w:r>
          </w:p>
          <w:p w:rsidR="00D65227" w:rsidRDefault="00D65227" w:rsidP="00D65227">
            <w:pPr>
              <w:numPr>
                <w:ilvl w:val="0"/>
                <w:numId w:val="32"/>
              </w:numPr>
              <w:spacing w:line="240" w:lineRule="auto"/>
            </w:pPr>
            <w:r w:rsidRPr="00F514F5">
              <w:t xml:space="preserve">The user </w:t>
            </w:r>
            <w:r>
              <w:t>selects “LINK ACCOUNT”</w:t>
            </w:r>
          </w:p>
          <w:p w:rsidR="00D65227" w:rsidRDefault="00D65227" w:rsidP="00D65227">
            <w:pPr>
              <w:numPr>
                <w:ilvl w:val="0"/>
                <w:numId w:val="32"/>
              </w:numPr>
              <w:spacing w:line="240" w:lineRule="auto"/>
            </w:pPr>
            <w:r w:rsidRPr="00041E12">
              <w:t>The application validates the user details</w:t>
            </w:r>
          </w:p>
          <w:p w:rsidR="00D65227" w:rsidRDefault="00D65227" w:rsidP="00D65227">
            <w:pPr>
              <w:numPr>
                <w:ilvl w:val="0"/>
                <w:numId w:val="32"/>
              </w:numPr>
              <w:spacing w:line="240" w:lineRule="auto"/>
            </w:pPr>
            <w:r>
              <w:t>The user account is granted permission</w:t>
            </w:r>
          </w:p>
          <w:p w:rsidR="00D65227" w:rsidRDefault="00D65227" w:rsidP="00D65227">
            <w:pPr>
              <w:numPr>
                <w:ilvl w:val="0"/>
                <w:numId w:val="32"/>
              </w:numPr>
              <w:spacing w:line="240" w:lineRule="auto"/>
            </w:pPr>
            <w:r>
              <w:t>The application displays a successful message</w:t>
            </w:r>
          </w:p>
          <w:p w:rsidR="00D65227" w:rsidRDefault="00D65227" w:rsidP="00D65227">
            <w:pPr>
              <w:numPr>
                <w:ilvl w:val="0"/>
                <w:numId w:val="32"/>
              </w:numPr>
              <w:spacing w:line="240" w:lineRule="auto"/>
            </w:pPr>
            <w:r>
              <w:t>Use case ends</w:t>
            </w:r>
          </w:p>
          <w:p w:rsidR="00D65227" w:rsidRDefault="00D65227" w:rsidP="002F7D69"/>
        </w:tc>
      </w:tr>
      <w:tr w:rsidR="00D65227" w:rsidTr="00D65227">
        <w:tc>
          <w:tcPr>
            <w:tcW w:w="2628" w:type="dxa"/>
          </w:tcPr>
          <w:p w:rsidR="00D65227" w:rsidRDefault="00D65227" w:rsidP="002F7D69">
            <w:pPr>
              <w:jc w:val="right"/>
            </w:pPr>
            <w:r>
              <w:lastRenderedPageBreak/>
              <w:t>Alternative Flows:</w:t>
            </w:r>
          </w:p>
        </w:tc>
        <w:tc>
          <w:tcPr>
            <w:tcW w:w="6987" w:type="dxa"/>
          </w:tcPr>
          <w:p w:rsidR="00D65227" w:rsidRDefault="00D65227" w:rsidP="002F7D69">
            <w:r>
              <w:t>If user inputs i</w:t>
            </w:r>
            <w:r w:rsidRPr="001005C3">
              <w:t>nvalid email address/password</w:t>
            </w:r>
            <w:r>
              <w:t xml:space="preserve"> or an existed email address</w:t>
            </w:r>
          </w:p>
          <w:p w:rsidR="00D65227" w:rsidRDefault="00D65227" w:rsidP="00D65227">
            <w:pPr>
              <w:numPr>
                <w:ilvl w:val="0"/>
                <w:numId w:val="14"/>
              </w:numPr>
              <w:spacing w:line="240" w:lineRule="auto"/>
            </w:pPr>
            <w:r>
              <w:t>The application displays an error message</w:t>
            </w:r>
          </w:p>
          <w:p w:rsidR="00D65227" w:rsidRDefault="00D65227" w:rsidP="00D65227">
            <w:pPr>
              <w:numPr>
                <w:ilvl w:val="0"/>
                <w:numId w:val="14"/>
              </w:numPr>
              <w:spacing w:line="240" w:lineRule="auto"/>
            </w:pPr>
            <w:r>
              <w:t>The application returns to step 2)</w:t>
            </w:r>
          </w:p>
          <w:p w:rsidR="00D65227" w:rsidRDefault="00D65227" w:rsidP="002F7D69">
            <w:r>
              <w:t>If user inputs empty fields</w:t>
            </w:r>
          </w:p>
          <w:p w:rsidR="00D65227" w:rsidRDefault="00D65227" w:rsidP="00D65227">
            <w:pPr>
              <w:numPr>
                <w:ilvl w:val="0"/>
                <w:numId w:val="15"/>
              </w:numPr>
              <w:spacing w:line="240" w:lineRule="auto"/>
            </w:pPr>
            <w:r>
              <w:t>The application displays an error message</w:t>
            </w:r>
          </w:p>
          <w:p w:rsidR="00D65227" w:rsidRDefault="00D65227" w:rsidP="00D65227">
            <w:pPr>
              <w:numPr>
                <w:ilvl w:val="0"/>
                <w:numId w:val="15"/>
              </w:numPr>
              <w:spacing w:line="240" w:lineRule="auto"/>
            </w:pPr>
            <w:r>
              <w:t>The application returns to step 2)</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D65227">
            <w:pPr>
              <w:numPr>
                <w:ilvl w:val="0"/>
                <w:numId w:val="33"/>
              </w:numPr>
              <w:spacing w:line="240" w:lineRule="auto"/>
            </w:pPr>
            <w:r>
              <w:t>If Google or Local Server is down.</w:t>
            </w:r>
          </w:p>
          <w:p w:rsidR="00D65227" w:rsidRDefault="00D65227" w:rsidP="00D65227">
            <w:pPr>
              <w:numPr>
                <w:ilvl w:val="0"/>
                <w:numId w:val="33"/>
              </w:numPr>
              <w:spacing w:line="240" w:lineRule="auto"/>
            </w:pPr>
            <w:r>
              <w:t>Display an informative message to try again later.</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UC002</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Login</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B854B8">
              <w:t>Perform login procedure to allow user to rate specific C</w:t>
            </w:r>
            <w:r>
              <w:t xml:space="preserve">HAS clinic and give a </w:t>
            </w:r>
            <w:r w:rsidRPr="00B854B8">
              <w:t>review</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B854B8">
              <w:t xml:space="preserve">User must be a registered user with </w:t>
            </w:r>
            <w:r>
              <w:t>the application</w:t>
            </w:r>
          </w:p>
        </w:tc>
      </w:tr>
      <w:tr w:rsidR="00D65227" w:rsidTr="00D65227">
        <w:tc>
          <w:tcPr>
            <w:tcW w:w="2628" w:type="dxa"/>
          </w:tcPr>
          <w:p w:rsidR="00D65227" w:rsidRDefault="00D65227" w:rsidP="002F7D69">
            <w:pPr>
              <w:jc w:val="right"/>
            </w:pPr>
            <w:r>
              <w:t>Postconditions:</w:t>
            </w:r>
          </w:p>
        </w:tc>
        <w:tc>
          <w:tcPr>
            <w:tcW w:w="6987" w:type="dxa"/>
          </w:tcPr>
          <w:p w:rsidR="00D65227" w:rsidRDefault="00D65227" w:rsidP="002F7D69">
            <w:r>
              <w:t xml:space="preserve">1) User is successfully logged in and moved to the Home page </w:t>
            </w:r>
          </w:p>
          <w:p w:rsidR="00D65227" w:rsidRDefault="00D65227" w:rsidP="002F7D69">
            <w:r>
              <w:t>2) Home page displays search bar and map view of clinic details</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16"/>
              </w:numPr>
              <w:spacing w:line="240" w:lineRule="auto"/>
            </w:pPr>
            <w:r>
              <w:t>The user selects “Login”</w:t>
            </w:r>
          </w:p>
          <w:p w:rsidR="00D65227" w:rsidRDefault="00D65227" w:rsidP="00D65227">
            <w:pPr>
              <w:numPr>
                <w:ilvl w:val="0"/>
                <w:numId w:val="16"/>
              </w:numPr>
              <w:spacing w:line="240" w:lineRule="auto"/>
            </w:pPr>
            <w:r w:rsidRPr="00041E12">
              <w:t>The user inputs email</w:t>
            </w:r>
            <w:r>
              <w:t xml:space="preserve"> address</w:t>
            </w:r>
            <w:r w:rsidRPr="00041E12">
              <w:t xml:space="preserve"> and password</w:t>
            </w:r>
          </w:p>
          <w:p w:rsidR="00D65227" w:rsidRDefault="00D65227" w:rsidP="00D65227">
            <w:pPr>
              <w:numPr>
                <w:ilvl w:val="0"/>
                <w:numId w:val="16"/>
              </w:numPr>
              <w:spacing w:line="240" w:lineRule="auto"/>
            </w:pPr>
            <w:r>
              <w:t>The user clicks “Ok”</w:t>
            </w:r>
          </w:p>
          <w:p w:rsidR="00D65227" w:rsidRDefault="00D65227" w:rsidP="00D65227">
            <w:pPr>
              <w:numPr>
                <w:ilvl w:val="0"/>
                <w:numId w:val="16"/>
              </w:numPr>
              <w:spacing w:line="240" w:lineRule="auto"/>
            </w:pPr>
            <w:r w:rsidRPr="00041E12">
              <w:t>The application validates the user details</w:t>
            </w:r>
          </w:p>
          <w:p w:rsidR="00D65227" w:rsidRDefault="00D65227" w:rsidP="00D65227">
            <w:pPr>
              <w:numPr>
                <w:ilvl w:val="0"/>
                <w:numId w:val="16"/>
              </w:numPr>
              <w:spacing w:line="240" w:lineRule="auto"/>
            </w:pPr>
            <w:r w:rsidRPr="00E42A12">
              <w:t>T</w:t>
            </w:r>
            <w:r>
              <w:t>he application moves to the profile</w:t>
            </w:r>
            <w:r w:rsidRPr="00E42A12">
              <w:t xml:space="preserve"> page</w:t>
            </w:r>
          </w:p>
          <w:p w:rsidR="00D65227" w:rsidRDefault="00D65227" w:rsidP="00D65227">
            <w:pPr>
              <w:numPr>
                <w:ilvl w:val="0"/>
                <w:numId w:val="16"/>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If user inputs i</w:t>
            </w:r>
            <w:r w:rsidRPr="001005C3">
              <w:t>nvalid email address/password</w:t>
            </w:r>
            <w:r>
              <w:t xml:space="preserve"> or an existed email address</w:t>
            </w:r>
          </w:p>
          <w:p w:rsidR="00D65227" w:rsidRDefault="00D65227" w:rsidP="00D65227">
            <w:pPr>
              <w:numPr>
                <w:ilvl w:val="0"/>
                <w:numId w:val="17"/>
              </w:numPr>
              <w:spacing w:line="240" w:lineRule="auto"/>
            </w:pPr>
            <w:r>
              <w:t>The application displays an error message</w:t>
            </w:r>
          </w:p>
          <w:p w:rsidR="00D65227" w:rsidRDefault="00D65227" w:rsidP="00D65227">
            <w:pPr>
              <w:numPr>
                <w:ilvl w:val="0"/>
                <w:numId w:val="17"/>
              </w:numPr>
              <w:spacing w:line="240" w:lineRule="auto"/>
            </w:pPr>
            <w:r>
              <w:t>The application returns to step 2)</w:t>
            </w:r>
          </w:p>
          <w:p w:rsidR="00D65227" w:rsidRDefault="00D65227" w:rsidP="002F7D69">
            <w:r>
              <w:t>If user inputs empty fields</w:t>
            </w:r>
          </w:p>
          <w:p w:rsidR="00D65227" w:rsidRDefault="00D65227" w:rsidP="00D65227">
            <w:pPr>
              <w:numPr>
                <w:ilvl w:val="0"/>
                <w:numId w:val="18"/>
              </w:numPr>
              <w:spacing w:line="240" w:lineRule="auto"/>
            </w:pPr>
            <w:r>
              <w:lastRenderedPageBreak/>
              <w:t>The application displays an error message</w:t>
            </w:r>
          </w:p>
          <w:p w:rsidR="00D65227" w:rsidRDefault="00D65227" w:rsidP="00D65227">
            <w:pPr>
              <w:numPr>
                <w:ilvl w:val="0"/>
                <w:numId w:val="18"/>
              </w:numPr>
              <w:spacing w:line="240" w:lineRule="auto"/>
            </w:pPr>
            <w:r>
              <w:t>The application returns to step 2)</w:t>
            </w:r>
          </w:p>
          <w:p w:rsidR="00D65227" w:rsidRDefault="00D65227" w:rsidP="002F7D69"/>
        </w:tc>
      </w:tr>
      <w:tr w:rsidR="00D65227" w:rsidTr="00D65227">
        <w:tc>
          <w:tcPr>
            <w:tcW w:w="2628" w:type="dxa"/>
          </w:tcPr>
          <w:p w:rsidR="00D65227" w:rsidRDefault="00D65227" w:rsidP="002F7D69">
            <w:pPr>
              <w:jc w:val="right"/>
            </w:pPr>
            <w:r>
              <w:lastRenderedPageBreak/>
              <w:t>Exceptions:</w:t>
            </w:r>
          </w:p>
        </w:tc>
        <w:tc>
          <w:tcPr>
            <w:tcW w:w="6987" w:type="dxa"/>
          </w:tcPr>
          <w:p w:rsidR="00D65227" w:rsidRDefault="00D65227" w:rsidP="002F7D69">
            <w:r>
              <w:t>EX1: If user is not registered</w:t>
            </w:r>
          </w:p>
          <w:p w:rsidR="00D65227" w:rsidRDefault="00D65227" w:rsidP="00D65227">
            <w:pPr>
              <w:numPr>
                <w:ilvl w:val="0"/>
                <w:numId w:val="19"/>
              </w:numPr>
              <w:spacing w:line="240" w:lineRule="auto"/>
            </w:pPr>
            <w:r>
              <w:t>The user starts from step 1) of  “Register” use case (UC001)</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Register</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UC003</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Logout</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Jing Xiang</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10-09-19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E42A12">
              <w:t>The us</w:t>
            </w:r>
            <w:r>
              <w:t xml:space="preserve">e case allows the user </w:t>
            </w:r>
            <w:r w:rsidRPr="00E42A12">
              <w:t>to log out of the account at any point of time</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E42A12">
              <w:t>User has successfully logged in to the application</w:t>
            </w:r>
          </w:p>
        </w:tc>
      </w:tr>
      <w:tr w:rsidR="00D65227" w:rsidTr="00D65227">
        <w:tc>
          <w:tcPr>
            <w:tcW w:w="2628" w:type="dxa"/>
          </w:tcPr>
          <w:p w:rsidR="00D65227" w:rsidRDefault="00D65227" w:rsidP="002F7D69">
            <w:pPr>
              <w:jc w:val="right"/>
            </w:pPr>
            <w:r>
              <w:t>Postconditions:</w:t>
            </w:r>
          </w:p>
        </w:tc>
        <w:tc>
          <w:tcPr>
            <w:tcW w:w="6987" w:type="dxa"/>
          </w:tcPr>
          <w:p w:rsidR="00D65227" w:rsidRDefault="00D65227" w:rsidP="002F7D69">
            <w:r w:rsidRPr="0037682B">
              <w:t>User has successfully logged out of the application</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0"/>
              </w:numPr>
              <w:spacing w:line="240" w:lineRule="auto"/>
            </w:pPr>
            <w:r>
              <w:t>The user selects “LOG OUT”</w:t>
            </w:r>
          </w:p>
          <w:p w:rsidR="00D65227" w:rsidRDefault="00D65227" w:rsidP="00D65227">
            <w:pPr>
              <w:numPr>
                <w:ilvl w:val="0"/>
                <w:numId w:val="20"/>
              </w:numPr>
              <w:spacing w:line="240" w:lineRule="auto"/>
            </w:pPr>
            <w:r w:rsidRPr="0037682B">
              <w:t>The user has logged out of the application</w:t>
            </w:r>
          </w:p>
          <w:p w:rsidR="00D65227" w:rsidRDefault="00D65227" w:rsidP="00D65227">
            <w:pPr>
              <w:numPr>
                <w:ilvl w:val="0"/>
                <w:numId w:val="20"/>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User is already logged in.</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UC004</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Rate Clinic’s Score</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37682B">
              <w:t>The use case allow</w:t>
            </w:r>
            <w:r>
              <w:t>s</w:t>
            </w:r>
            <w:r w:rsidRPr="0037682B">
              <w:t xml:space="preserve"> user to rate specific CHAS clinic</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t>The u</w:t>
            </w:r>
            <w:r w:rsidRPr="0037682B">
              <w:t>ser is login and on a CHAS clinic page after searching</w:t>
            </w:r>
          </w:p>
        </w:tc>
      </w:tr>
      <w:tr w:rsidR="00D65227" w:rsidTr="00D65227">
        <w:tc>
          <w:tcPr>
            <w:tcW w:w="2628" w:type="dxa"/>
          </w:tcPr>
          <w:p w:rsidR="00D65227" w:rsidRDefault="00D65227" w:rsidP="002F7D69">
            <w:pPr>
              <w:jc w:val="right"/>
            </w:pPr>
            <w:r>
              <w:t>Postconditions:</w:t>
            </w:r>
          </w:p>
        </w:tc>
        <w:tc>
          <w:tcPr>
            <w:tcW w:w="6987" w:type="dxa"/>
          </w:tcPr>
          <w:p w:rsidR="00D65227" w:rsidRDefault="00D65227" w:rsidP="002F7D69">
            <w:r w:rsidRPr="0037682B">
              <w:t>Give a one to five star rating</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1"/>
              </w:numPr>
              <w:spacing w:line="240" w:lineRule="auto"/>
            </w:pPr>
            <w:r>
              <w:t>The user taps on “rating”</w:t>
            </w:r>
          </w:p>
          <w:p w:rsidR="00D65227" w:rsidRDefault="00D65227" w:rsidP="00D65227">
            <w:pPr>
              <w:numPr>
                <w:ilvl w:val="0"/>
                <w:numId w:val="21"/>
              </w:numPr>
              <w:spacing w:line="240" w:lineRule="auto"/>
            </w:pPr>
            <w:r w:rsidRPr="00950373">
              <w:t>The user selects the amount of star rating to give</w:t>
            </w:r>
          </w:p>
          <w:p w:rsidR="00D65227" w:rsidRDefault="00D65227" w:rsidP="00D65227">
            <w:pPr>
              <w:numPr>
                <w:ilvl w:val="0"/>
                <w:numId w:val="21"/>
              </w:numPr>
              <w:spacing w:line="240" w:lineRule="auto"/>
            </w:pPr>
            <w:r>
              <w:lastRenderedPageBreak/>
              <w:t>The user must write a review</w:t>
            </w:r>
          </w:p>
          <w:p w:rsidR="00D65227" w:rsidRDefault="00D65227" w:rsidP="00D65227">
            <w:pPr>
              <w:numPr>
                <w:ilvl w:val="0"/>
                <w:numId w:val="21"/>
              </w:numPr>
              <w:spacing w:line="240" w:lineRule="auto"/>
            </w:pPr>
            <w:r>
              <w:t>User clicks submit</w:t>
            </w:r>
          </w:p>
          <w:p w:rsidR="00D65227" w:rsidRDefault="00D65227" w:rsidP="00D65227">
            <w:pPr>
              <w:numPr>
                <w:ilvl w:val="0"/>
                <w:numId w:val="21"/>
              </w:numPr>
              <w:spacing w:line="240" w:lineRule="auto"/>
            </w:pPr>
            <w:r>
              <w:t>Review is saved</w:t>
            </w:r>
          </w:p>
          <w:p w:rsidR="00D65227" w:rsidRDefault="00D65227" w:rsidP="00D65227">
            <w:pPr>
              <w:numPr>
                <w:ilvl w:val="0"/>
                <w:numId w:val="21"/>
              </w:numPr>
              <w:spacing w:line="240" w:lineRule="auto"/>
            </w:pPr>
            <w:r>
              <w:t>Use case ends</w:t>
            </w:r>
          </w:p>
        </w:tc>
      </w:tr>
      <w:tr w:rsidR="00D65227" w:rsidTr="00D65227">
        <w:tc>
          <w:tcPr>
            <w:tcW w:w="2628" w:type="dxa"/>
          </w:tcPr>
          <w:p w:rsidR="00D65227" w:rsidRDefault="00D65227" w:rsidP="002F7D69">
            <w:pPr>
              <w:jc w:val="right"/>
            </w:pPr>
            <w:r>
              <w:lastRenderedPageBreak/>
              <w:t>Alternative Flows:</w:t>
            </w:r>
          </w:p>
        </w:tc>
        <w:tc>
          <w:tcPr>
            <w:tcW w:w="6987" w:type="dxa"/>
          </w:tcPr>
          <w:p w:rsidR="00D65227" w:rsidRDefault="00D65227" w:rsidP="002F7D69">
            <w:r>
              <w:t>I</w:t>
            </w:r>
            <w:r w:rsidRPr="00950373">
              <w:t>f user is not logon</w:t>
            </w:r>
          </w:p>
          <w:p w:rsidR="00D65227" w:rsidRDefault="00D65227" w:rsidP="00D65227">
            <w:pPr>
              <w:numPr>
                <w:ilvl w:val="0"/>
                <w:numId w:val="22"/>
              </w:numPr>
              <w:spacing w:line="240" w:lineRule="auto"/>
            </w:pPr>
            <w:r w:rsidRPr="00950373">
              <w:t>Application will provide an informative message to the user asking them to login</w:t>
            </w:r>
          </w:p>
          <w:p w:rsidR="00D65227" w:rsidRDefault="00D65227" w:rsidP="00D65227">
            <w:pPr>
              <w:numPr>
                <w:ilvl w:val="0"/>
                <w:numId w:val="22"/>
              </w:numPr>
              <w:spacing w:line="240" w:lineRule="auto"/>
            </w:pPr>
            <w:r w:rsidRPr="00950373">
              <w:t>User login</w:t>
            </w:r>
          </w:p>
          <w:p w:rsidR="00D65227" w:rsidRDefault="00D65227" w:rsidP="00D65227">
            <w:pPr>
              <w:numPr>
                <w:ilvl w:val="0"/>
                <w:numId w:val="22"/>
              </w:numPr>
              <w:spacing w:line="240" w:lineRule="auto"/>
            </w:pPr>
            <w:r>
              <w:t>The application returns to step 2)</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D65227">
            <w:pPr>
              <w:numPr>
                <w:ilvl w:val="0"/>
                <w:numId w:val="34"/>
              </w:numPr>
              <w:spacing w:line="240" w:lineRule="auto"/>
            </w:pPr>
            <w:r>
              <w:t>If User has already rated and reviewed the clinic, rating it again will remove the old rating given by the user. Replacing it with the new one.</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Login</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UC005</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Search Clinic</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AA29B2">
              <w:t>The use case allows the user to search for a CHAS clinic with postal code, telephone number, name, type or distance</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AA29B2">
              <w:t>The user has downloaded and started the application</w:t>
            </w:r>
          </w:p>
        </w:tc>
      </w:tr>
      <w:tr w:rsidR="00D65227" w:rsidTr="00D65227">
        <w:tc>
          <w:tcPr>
            <w:tcW w:w="2628" w:type="dxa"/>
          </w:tcPr>
          <w:p w:rsidR="00D65227" w:rsidRDefault="00D65227" w:rsidP="002F7D69">
            <w:pPr>
              <w:jc w:val="right"/>
            </w:pPr>
            <w:r>
              <w:t>Postconditions:</w:t>
            </w:r>
          </w:p>
        </w:tc>
        <w:tc>
          <w:tcPr>
            <w:tcW w:w="6987" w:type="dxa"/>
          </w:tcPr>
          <w:p w:rsidR="00D65227" w:rsidRDefault="00D65227" w:rsidP="002F7D69">
            <w:r w:rsidRPr="00AA29B2">
              <w:t>Display CHAS clinic if match</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rsidRPr="00AA29B2">
              <w:t>High</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rsidRPr="00AA29B2">
              <w:t>High</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2F7D69">
            <w:r>
              <w:t>Map Search :</w:t>
            </w:r>
          </w:p>
          <w:p w:rsidR="00D65227" w:rsidRDefault="00D65227" w:rsidP="00D65227">
            <w:pPr>
              <w:numPr>
                <w:ilvl w:val="0"/>
                <w:numId w:val="23"/>
              </w:numPr>
              <w:spacing w:line="240" w:lineRule="auto"/>
            </w:pPr>
            <w:r w:rsidRPr="00AA29B2">
              <w:t>The user selects the search bar</w:t>
            </w:r>
          </w:p>
          <w:p w:rsidR="00D65227" w:rsidRDefault="00D65227" w:rsidP="00D65227">
            <w:pPr>
              <w:numPr>
                <w:ilvl w:val="0"/>
                <w:numId w:val="23"/>
              </w:numPr>
              <w:spacing w:line="240" w:lineRule="auto"/>
            </w:pPr>
            <w:r w:rsidRPr="00AA29B2">
              <w:t>The user input</w:t>
            </w:r>
            <w:r>
              <w:t>s</w:t>
            </w:r>
            <w:r w:rsidRPr="00AA29B2">
              <w:t xml:space="preserve"> the detail</w:t>
            </w:r>
            <w:r>
              <w:t>s</w:t>
            </w:r>
          </w:p>
          <w:p w:rsidR="00D65227" w:rsidRDefault="00D65227" w:rsidP="00D65227">
            <w:pPr>
              <w:numPr>
                <w:ilvl w:val="0"/>
                <w:numId w:val="23"/>
              </w:numPr>
              <w:spacing w:line="240" w:lineRule="auto"/>
            </w:pPr>
            <w:r w:rsidRPr="00AA29B2">
              <w:t>The user press search</w:t>
            </w:r>
          </w:p>
          <w:p w:rsidR="00D65227" w:rsidRDefault="00D65227" w:rsidP="00D65227">
            <w:pPr>
              <w:numPr>
                <w:ilvl w:val="0"/>
                <w:numId w:val="23"/>
              </w:numPr>
              <w:spacing w:line="240" w:lineRule="auto"/>
            </w:pPr>
            <w:r>
              <w:t>Map will plot markers based on search results</w:t>
            </w:r>
          </w:p>
          <w:p w:rsidR="00D65227" w:rsidRDefault="00D65227" w:rsidP="00D65227">
            <w:pPr>
              <w:numPr>
                <w:ilvl w:val="0"/>
                <w:numId w:val="23"/>
              </w:numPr>
              <w:spacing w:line="240" w:lineRule="auto"/>
            </w:pPr>
            <w:r>
              <w:t>Tapping markers will forward users to Clinic Details (UC008)</w:t>
            </w:r>
          </w:p>
          <w:p w:rsidR="00D65227" w:rsidRDefault="00D65227" w:rsidP="00D65227">
            <w:pPr>
              <w:numPr>
                <w:ilvl w:val="0"/>
                <w:numId w:val="23"/>
              </w:numPr>
              <w:spacing w:line="240" w:lineRule="auto"/>
            </w:pPr>
            <w:r>
              <w:t>Use case ends</w:t>
            </w:r>
          </w:p>
          <w:p w:rsidR="00D65227" w:rsidRDefault="00D65227" w:rsidP="002F7D69">
            <w:pPr>
              <w:ind w:left="720"/>
            </w:pPr>
          </w:p>
          <w:p w:rsidR="00D65227" w:rsidRDefault="00D65227" w:rsidP="002F7D69">
            <w:r>
              <w:t>Clinic List Search :</w:t>
            </w:r>
          </w:p>
          <w:p w:rsidR="00D65227" w:rsidRDefault="00D65227" w:rsidP="00D65227">
            <w:pPr>
              <w:numPr>
                <w:ilvl w:val="0"/>
                <w:numId w:val="35"/>
              </w:numPr>
              <w:spacing w:line="240" w:lineRule="auto"/>
            </w:pPr>
            <w:r w:rsidRPr="00AA29B2">
              <w:t>The user selects the search bar</w:t>
            </w:r>
          </w:p>
          <w:p w:rsidR="00D65227" w:rsidRDefault="00D65227" w:rsidP="00D65227">
            <w:pPr>
              <w:numPr>
                <w:ilvl w:val="0"/>
                <w:numId w:val="35"/>
              </w:numPr>
              <w:spacing w:line="240" w:lineRule="auto"/>
            </w:pPr>
            <w:r w:rsidRPr="00AA29B2">
              <w:t>The user input</w:t>
            </w:r>
            <w:r>
              <w:t>s</w:t>
            </w:r>
            <w:r w:rsidRPr="00AA29B2">
              <w:t xml:space="preserve"> the detail</w:t>
            </w:r>
            <w:r>
              <w:t>s</w:t>
            </w:r>
          </w:p>
          <w:p w:rsidR="00D65227" w:rsidRDefault="00D65227" w:rsidP="00D65227">
            <w:pPr>
              <w:numPr>
                <w:ilvl w:val="0"/>
                <w:numId w:val="35"/>
              </w:numPr>
              <w:spacing w:line="240" w:lineRule="auto"/>
            </w:pPr>
            <w:r w:rsidRPr="00AA29B2">
              <w:t>The user press search</w:t>
            </w:r>
          </w:p>
          <w:p w:rsidR="00D65227" w:rsidRDefault="00D65227" w:rsidP="00D65227">
            <w:pPr>
              <w:numPr>
                <w:ilvl w:val="0"/>
                <w:numId w:val="35"/>
              </w:numPr>
              <w:spacing w:line="240" w:lineRule="auto"/>
            </w:pPr>
            <w:r>
              <w:t>Clinic List will filter the existing list with the search query</w:t>
            </w:r>
          </w:p>
          <w:p w:rsidR="00D65227" w:rsidRDefault="00D65227" w:rsidP="00D65227">
            <w:pPr>
              <w:numPr>
                <w:ilvl w:val="0"/>
                <w:numId w:val="35"/>
              </w:numPr>
              <w:spacing w:line="240" w:lineRule="auto"/>
            </w:pPr>
            <w:r>
              <w:t>The List will be updated with searched results.</w:t>
            </w:r>
          </w:p>
          <w:p w:rsidR="00D65227" w:rsidRDefault="00D65227" w:rsidP="00D65227">
            <w:pPr>
              <w:numPr>
                <w:ilvl w:val="0"/>
                <w:numId w:val="35"/>
              </w:numPr>
              <w:spacing w:line="240" w:lineRule="auto"/>
            </w:pPr>
            <w:r>
              <w:t>Tapping on any results will forward users to Clinic Details (UC008)</w:t>
            </w:r>
          </w:p>
          <w:p w:rsidR="00D65227" w:rsidRDefault="00D65227" w:rsidP="00D65227">
            <w:pPr>
              <w:numPr>
                <w:ilvl w:val="0"/>
                <w:numId w:val="35"/>
              </w:numPr>
              <w:spacing w:line="240" w:lineRule="auto"/>
            </w:pPr>
            <w:r>
              <w:t>Use case ends</w:t>
            </w:r>
          </w:p>
        </w:tc>
      </w:tr>
      <w:tr w:rsidR="00D65227" w:rsidTr="00D65227">
        <w:tc>
          <w:tcPr>
            <w:tcW w:w="2628" w:type="dxa"/>
          </w:tcPr>
          <w:p w:rsidR="00D65227" w:rsidRDefault="00D65227" w:rsidP="002F7D69">
            <w:pPr>
              <w:jc w:val="right"/>
            </w:pPr>
            <w:r>
              <w:lastRenderedPageBreak/>
              <w:t>Alternative Flows:</w:t>
            </w:r>
          </w:p>
        </w:tc>
        <w:tc>
          <w:tcPr>
            <w:tcW w:w="6987" w:type="dxa"/>
          </w:tcPr>
          <w:p w:rsidR="00D65227" w:rsidRDefault="00D65227" w:rsidP="002F7D69">
            <w:r>
              <w:t>No matching clinic</w:t>
            </w:r>
          </w:p>
          <w:p w:rsidR="00D65227" w:rsidRDefault="00D65227" w:rsidP="00D65227">
            <w:pPr>
              <w:numPr>
                <w:ilvl w:val="0"/>
                <w:numId w:val="24"/>
              </w:numPr>
              <w:spacing w:line="240" w:lineRule="auto"/>
            </w:pPr>
            <w:r w:rsidRPr="00403CFD">
              <w:t>The application display</w:t>
            </w:r>
            <w:r>
              <w:t>s</w:t>
            </w:r>
            <w:r w:rsidRPr="00403CFD">
              <w:t xml:space="preserve"> not found</w:t>
            </w:r>
          </w:p>
          <w:p w:rsidR="00D65227" w:rsidRDefault="00D65227" w:rsidP="00D65227">
            <w:pPr>
              <w:numPr>
                <w:ilvl w:val="0"/>
                <w:numId w:val="24"/>
              </w:numPr>
              <w:spacing w:line="240" w:lineRule="auto"/>
            </w:pPr>
            <w:r w:rsidRPr="00403CFD">
              <w:t>The user input</w:t>
            </w:r>
            <w:r>
              <w:t>s</w:t>
            </w:r>
            <w:r w:rsidRPr="00403CFD">
              <w:t xml:space="preserve"> the details again</w:t>
            </w:r>
          </w:p>
          <w:p w:rsidR="00D65227" w:rsidRDefault="00D65227" w:rsidP="002F7D69">
            <w:r>
              <w:t>The u</w:t>
            </w:r>
            <w:r w:rsidRPr="00BA2E5B">
              <w:t>ser has successfully input search terms that corresponds to the list of clinics matched</w:t>
            </w:r>
          </w:p>
          <w:p w:rsidR="00D65227" w:rsidRDefault="00D65227" w:rsidP="00D65227">
            <w:pPr>
              <w:numPr>
                <w:ilvl w:val="0"/>
                <w:numId w:val="26"/>
              </w:numPr>
              <w:spacing w:line="240" w:lineRule="auto"/>
            </w:pPr>
            <w:r>
              <w:t>The user selects the search bar</w:t>
            </w:r>
          </w:p>
          <w:p w:rsidR="00D65227" w:rsidRDefault="00D65227" w:rsidP="00D65227">
            <w:pPr>
              <w:numPr>
                <w:ilvl w:val="0"/>
                <w:numId w:val="26"/>
              </w:numPr>
              <w:spacing w:line="240" w:lineRule="auto"/>
            </w:pPr>
            <w:r>
              <w:t>The user inputs the details</w:t>
            </w:r>
          </w:p>
          <w:p w:rsidR="00D65227" w:rsidRDefault="00D65227" w:rsidP="00D65227">
            <w:pPr>
              <w:numPr>
                <w:ilvl w:val="0"/>
                <w:numId w:val="26"/>
              </w:numPr>
              <w:spacing w:line="240" w:lineRule="auto"/>
            </w:pPr>
            <w:r>
              <w:t>The user press search</w:t>
            </w:r>
          </w:p>
          <w:p w:rsidR="00D65227" w:rsidRDefault="00D65227" w:rsidP="00D65227">
            <w:pPr>
              <w:numPr>
                <w:ilvl w:val="0"/>
                <w:numId w:val="26"/>
              </w:numPr>
              <w:spacing w:line="240" w:lineRule="auto"/>
            </w:pPr>
            <w:r>
              <w:t>The application compares the information</w:t>
            </w:r>
          </w:p>
          <w:p w:rsidR="00D65227" w:rsidRDefault="00D65227" w:rsidP="00D65227">
            <w:pPr>
              <w:numPr>
                <w:ilvl w:val="0"/>
                <w:numId w:val="26"/>
              </w:numPr>
              <w:spacing w:line="240" w:lineRule="auto"/>
            </w:pPr>
            <w:r>
              <w:t>The application displays the matching clinics</w:t>
            </w:r>
          </w:p>
          <w:p w:rsidR="00D65227" w:rsidRDefault="00D65227" w:rsidP="00D65227">
            <w:pPr>
              <w:numPr>
                <w:ilvl w:val="0"/>
                <w:numId w:val="26"/>
              </w:numPr>
              <w:spacing w:line="240" w:lineRule="auto"/>
            </w:pPr>
            <w:r>
              <w:t>Use case ends</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UC007</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View List of Clinics</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403CFD">
              <w:t xml:space="preserve">The use case allows the user to view the names of all the list of clinics </w:t>
            </w:r>
            <w:r>
              <w:t>before</w:t>
            </w:r>
            <w:r w:rsidRPr="00403CFD">
              <w:t xml:space="preserve"> deciding what action to take next</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BA2E5B">
              <w:t xml:space="preserve">The user has downloaded and started the application </w:t>
            </w:r>
          </w:p>
        </w:tc>
      </w:tr>
      <w:tr w:rsidR="00D65227" w:rsidTr="00D65227">
        <w:tc>
          <w:tcPr>
            <w:tcW w:w="2628" w:type="dxa"/>
          </w:tcPr>
          <w:p w:rsidR="00D65227" w:rsidRDefault="00D65227" w:rsidP="002F7D69">
            <w:pPr>
              <w:jc w:val="right"/>
            </w:pPr>
            <w:r>
              <w:t>Postconditions:</w:t>
            </w:r>
          </w:p>
        </w:tc>
        <w:tc>
          <w:tcPr>
            <w:tcW w:w="6987" w:type="dxa"/>
          </w:tcPr>
          <w:p w:rsidR="00D65227" w:rsidRDefault="00D65227" w:rsidP="002F7D69">
            <w:r>
              <w:t>The application displays view list of clinics page</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rsidRPr="00BA2E5B">
              <w:t>High</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rsidRPr="00BA2E5B">
              <w:t>High</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5"/>
              </w:numPr>
              <w:spacing w:line="240" w:lineRule="auto"/>
            </w:pPr>
            <w:r>
              <w:t>The user selects “List”</w:t>
            </w:r>
          </w:p>
          <w:p w:rsidR="00D65227" w:rsidRDefault="00D65227" w:rsidP="00D65227">
            <w:pPr>
              <w:numPr>
                <w:ilvl w:val="0"/>
                <w:numId w:val="25"/>
              </w:numPr>
              <w:spacing w:line="240" w:lineRule="auto"/>
            </w:pPr>
            <w:r>
              <w:t>The application displays view list of clinics page</w:t>
            </w:r>
          </w:p>
          <w:p w:rsidR="00D65227" w:rsidRDefault="00D65227" w:rsidP="00D65227">
            <w:pPr>
              <w:numPr>
                <w:ilvl w:val="0"/>
                <w:numId w:val="25"/>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View Clinic Information</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UC008</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View Clinic Information</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p w:rsidR="00D65227" w:rsidRDefault="00D65227" w:rsidP="00D65227"/>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C567A6">
              <w:t xml:space="preserve">The use case allows the user to view the information about </w:t>
            </w:r>
            <w:r>
              <w:t xml:space="preserve">a </w:t>
            </w:r>
            <w:r w:rsidRPr="00C567A6">
              <w:t>clinic</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C567A6">
              <w:t>The user has successfully searched for a clinic and click on it, or user click on one of the clinics in list of clinics</w:t>
            </w:r>
          </w:p>
        </w:tc>
      </w:tr>
      <w:tr w:rsidR="00D65227" w:rsidTr="00D65227">
        <w:tc>
          <w:tcPr>
            <w:tcW w:w="2628" w:type="dxa"/>
          </w:tcPr>
          <w:p w:rsidR="00D65227" w:rsidRDefault="00D65227" w:rsidP="002F7D69">
            <w:pPr>
              <w:jc w:val="right"/>
            </w:pPr>
            <w:r>
              <w:t>Postconditions:</w:t>
            </w:r>
          </w:p>
        </w:tc>
        <w:tc>
          <w:tcPr>
            <w:tcW w:w="6987" w:type="dxa"/>
          </w:tcPr>
          <w:p w:rsidR="00D65227" w:rsidRDefault="00D65227" w:rsidP="002F7D69">
            <w:r w:rsidRPr="00531F22">
              <w:t>The application displays a view clinic information page</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7"/>
              </w:numPr>
              <w:spacing w:line="240" w:lineRule="auto"/>
            </w:pPr>
            <w:r w:rsidRPr="00531F22">
              <w:t>The user selects a specific clinic</w:t>
            </w:r>
          </w:p>
          <w:p w:rsidR="00D65227" w:rsidRDefault="00D65227" w:rsidP="00D65227">
            <w:pPr>
              <w:numPr>
                <w:ilvl w:val="0"/>
                <w:numId w:val="27"/>
              </w:numPr>
              <w:spacing w:line="240" w:lineRule="auto"/>
            </w:pPr>
            <w:r w:rsidRPr="00531F22">
              <w:t>The application displays a specific clinic page with the following information:</w:t>
            </w:r>
          </w:p>
          <w:p w:rsidR="00D65227" w:rsidRDefault="00D65227" w:rsidP="00D65227">
            <w:pPr>
              <w:numPr>
                <w:ilvl w:val="0"/>
                <w:numId w:val="29"/>
              </w:numPr>
              <w:spacing w:line="240" w:lineRule="auto"/>
            </w:pPr>
            <w:r w:rsidRPr="00531F22">
              <w:t>Name</w:t>
            </w:r>
          </w:p>
          <w:p w:rsidR="00D65227" w:rsidRDefault="00D65227" w:rsidP="00D65227">
            <w:pPr>
              <w:numPr>
                <w:ilvl w:val="0"/>
                <w:numId w:val="29"/>
              </w:numPr>
              <w:spacing w:line="240" w:lineRule="auto"/>
            </w:pPr>
            <w:r w:rsidRPr="00531F22">
              <w:t>Address</w:t>
            </w:r>
          </w:p>
          <w:p w:rsidR="00D65227" w:rsidRDefault="00D65227" w:rsidP="00D65227">
            <w:pPr>
              <w:numPr>
                <w:ilvl w:val="0"/>
                <w:numId w:val="29"/>
              </w:numPr>
              <w:spacing w:line="240" w:lineRule="auto"/>
            </w:pPr>
            <w:r w:rsidRPr="00531F22">
              <w:t xml:space="preserve">Rating </w:t>
            </w:r>
            <w:r>
              <w:t>S</w:t>
            </w:r>
            <w:r w:rsidRPr="00531F22">
              <w:t>core</w:t>
            </w:r>
          </w:p>
          <w:p w:rsidR="00D65227" w:rsidRDefault="00D65227" w:rsidP="00D65227">
            <w:pPr>
              <w:numPr>
                <w:ilvl w:val="0"/>
                <w:numId w:val="29"/>
              </w:numPr>
              <w:spacing w:line="240" w:lineRule="auto"/>
            </w:pPr>
            <w:r>
              <w:t>R</w:t>
            </w:r>
            <w:r w:rsidRPr="00531F22">
              <w:t>eview</w:t>
            </w:r>
          </w:p>
          <w:p w:rsidR="00D65227" w:rsidRDefault="00D65227" w:rsidP="00D65227">
            <w:pPr>
              <w:numPr>
                <w:ilvl w:val="0"/>
                <w:numId w:val="29"/>
              </w:numPr>
              <w:spacing w:line="240" w:lineRule="auto"/>
            </w:pPr>
            <w:r w:rsidRPr="00531F22">
              <w:t xml:space="preserve">Telephone </w:t>
            </w:r>
            <w:r>
              <w:t>N</w:t>
            </w:r>
            <w:r w:rsidRPr="00531F22">
              <w:t>umber</w:t>
            </w:r>
          </w:p>
          <w:p w:rsidR="00D65227" w:rsidRDefault="00D65227" w:rsidP="00D65227">
            <w:pPr>
              <w:numPr>
                <w:ilvl w:val="0"/>
                <w:numId w:val="29"/>
              </w:numPr>
              <w:spacing w:line="240" w:lineRule="auto"/>
            </w:pPr>
            <w:r w:rsidRPr="00531F22">
              <w:t xml:space="preserve">Operating </w:t>
            </w:r>
            <w:r>
              <w:t>H</w:t>
            </w:r>
            <w:r w:rsidRPr="00531F22">
              <w:t>ours</w:t>
            </w:r>
          </w:p>
          <w:p w:rsidR="00D65227" w:rsidRDefault="00D65227" w:rsidP="00D65227">
            <w:pPr>
              <w:numPr>
                <w:ilvl w:val="0"/>
                <w:numId w:val="29"/>
              </w:numPr>
              <w:spacing w:line="240" w:lineRule="auto"/>
            </w:pPr>
            <w:r>
              <w:t>Type</w:t>
            </w:r>
          </w:p>
          <w:p w:rsidR="00D65227" w:rsidRDefault="00D65227" w:rsidP="00D65227">
            <w:pPr>
              <w:numPr>
                <w:ilvl w:val="0"/>
                <w:numId w:val="27"/>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UC009</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Call Clinic Telephone Number</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B775E5">
              <w:t>The use case allows the user to call the clinic</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B775E5">
              <w:t>The user has successfully entered the view clinic information page</w:t>
            </w:r>
          </w:p>
        </w:tc>
      </w:tr>
      <w:tr w:rsidR="00D65227" w:rsidTr="00D65227">
        <w:tc>
          <w:tcPr>
            <w:tcW w:w="2628" w:type="dxa"/>
          </w:tcPr>
          <w:p w:rsidR="00D65227" w:rsidRDefault="00D65227" w:rsidP="002F7D69">
            <w:pPr>
              <w:jc w:val="right"/>
            </w:pPr>
            <w:r>
              <w:t>Postconditions:</w:t>
            </w:r>
          </w:p>
        </w:tc>
        <w:tc>
          <w:tcPr>
            <w:tcW w:w="6987" w:type="dxa"/>
          </w:tcPr>
          <w:p w:rsidR="00D65227" w:rsidRDefault="00D65227" w:rsidP="002F7D69">
            <w:r w:rsidRPr="00B775E5">
              <w:t xml:space="preserve">The user has successfully called the clinic with the </w:t>
            </w:r>
            <w:r>
              <w:t>T</w:t>
            </w:r>
            <w:r w:rsidRPr="00B775E5">
              <w:t xml:space="preserve">elephone </w:t>
            </w:r>
            <w:r>
              <w:t>N</w:t>
            </w:r>
            <w:r w:rsidRPr="00B775E5">
              <w:t>umber provided</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8"/>
              </w:numPr>
              <w:spacing w:line="240" w:lineRule="auto"/>
            </w:pPr>
            <w:r w:rsidRPr="00B775E5">
              <w:t>The user is viewing a specific clinic</w:t>
            </w:r>
          </w:p>
          <w:p w:rsidR="00D65227" w:rsidRDefault="00D65227" w:rsidP="00D65227">
            <w:pPr>
              <w:numPr>
                <w:ilvl w:val="0"/>
                <w:numId w:val="28"/>
              </w:numPr>
              <w:spacing w:line="240" w:lineRule="auto"/>
            </w:pPr>
            <w:r w:rsidRPr="00B775E5">
              <w:t>The user clicks on the Tel</w:t>
            </w:r>
            <w:r>
              <w:t>ephone</w:t>
            </w:r>
            <w:r w:rsidRPr="00B775E5">
              <w:t xml:space="preserve"> </w:t>
            </w:r>
            <w:r>
              <w:t>Number</w:t>
            </w:r>
          </w:p>
          <w:p w:rsidR="00D65227" w:rsidRDefault="00D65227" w:rsidP="00D65227">
            <w:pPr>
              <w:numPr>
                <w:ilvl w:val="0"/>
                <w:numId w:val="28"/>
              </w:numPr>
              <w:spacing w:line="240" w:lineRule="auto"/>
            </w:pPr>
            <w:r w:rsidRPr="00B775E5">
              <w:t>The user will be prompted to make a call</w:t>
            </w:r>
          </w:p>
          <w:p w:rsidR="00D65227" w:rsidRDefault="00D65227" w:rsidP="00D65227">
            <w:pPr>
              <w:numPr>
                <w:ilvl w:val="0"/>
                <w:numId w:val="28"/>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 xml:space="preserve">EX1: </w:t>
            </w:r>
            <w:r w:rsidRPr="00B775E5">
              <w:t xml:space="preserve">First time users depending on android version might be prompted to choose to use which application to call the </w:t>
            </w:r>
            <w:r>
              <w:t>T</w:t>
            </w:r>
            <w:r w:rsidRPr="00B775E5">
              <w:t xml:space="preserve">elephone </w:t>
            </w:r>
            <w:r>
              <w:t>N</w:t>
            </w:r>
            <w:r w:rsidRPr="00B775E5">
              <w:t>umber</w:t>
            </w:r>
          </w:p>
          <w:p w:rsidR="00D65227" w:rsidRDefault="00D65227" w:rsidP="002F7D69">
            <w:r>
              <w:t>OR</w:t>
            </w:r>
          </w:p>
          <w:p w:rsidR="00D65227" w:rsidRDefault="00D65227" w:rsidP="002F7D69">
            <w:r>
              <w:lastRenderedPageBreak/>
              <w:t>EX2: User cancels the Telephone Number</w:t>
            </w:r>
          </w:p>
          <w:p w:rsidR="00D65227" w:rsidRDefault="00D65227" w:rsidP="00D65227">
            <w:pPr>
              <w:numPr>
                <w:ilvl w:val="0"/>
                <w:numId w:val="30"/>
              </w:numPr>
              <w:spacing w:line="240" w:lineRule="auto"/>
            </w:pPr>
            <w:r>
              <w:t>The application returns back to view clinic information page</w:t>
            </w:r>
          </w:p>
        </w:tc>
      </w:tr>
      <w:tr w:rsidR="00D65227" w:rsidTr="00D65227">
        <w:tc>
          <w:tcPr>
            <w:tcW w:w="2628" w:type="dxa"/>
          </w:tcPr>
          <w:p w:rsidR="00D65227" w:rsidRDefault="00D65227" w:rsidP="002F7D69">
            <w:pPr>
              <w:jc w:val="right"/>
            </w:pPr>
            <w:r>
              <w:lastRenderedPageBreak/>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 xml:space="preserve">User must be using any device with a valid SIM Card with phone number. </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p w:rsidR="00D65227" w:rsidRDefault="00D65227" w:rsidP="002F7D69">
            <w:r>
              <w:t>User are using a phone.</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pPr>
        <w:pStyle w:val="TOCEntry"/>
      </w:pPr>
    </w:p>
    <w:p w:rsidR="002C2BB9" w:rsidRDefault="009D6489">
      <w:pPr>
        <w:pStyle w:val="TOCEntry"/>
      </w:pPr>
      <w:r>
        <w:t>B-3 (Boundary Class Diagram)</w:t>
      </w:r>
    </w:p>
    <w:p w:rsidR="009D6489" w:rsidRDefault="00CA2640">
      <w:pPr>
        <w:pStyle w:val="TOCEntry"/>
      </w:pPr>
      <w:r>
        <w:pict>
          <v:shape id="_x0000_i1026" type="#_x0000_t75" style="width:481.2pt;height:226.2pt">
            <v:imagedata r:id="rId18" o:title="Boundary Class Diagram"/>
          </v:shape>
        </w:pict>
      </w:r>
    </w:p>
    <w:p w:rsidR="00E2314D" w:rsidRDefault="00E2314D">
      <w:pPr>
        <w:spacing w:line="240" w:lineRule="auto"/>
        <w:rPr>
          <w:b/>
          <w:sz w:val="36"/>
        </w:rPr>
      </w:pPr>
      <w:r>
        <w:br w:type="page"/>
      </w:r>
    </w:p>
    <w:p w:rsidR="002F7D69" w:rsidRDefault="002F7D69" w:rsidP="002F7D69">
      <w:pPr>
        <w:pStyle w:val="TOCEntry"/>
      </w:pPr>
      <w:r>
        <w:lastRenderedPageBreak/>
        <w:t>B-4 (Entity Class Diagram)</w:t>
      </w:r>
    </w:p>
    <w:p w:rsidR="00E2314D" w:rsidRDefault="00CA2640" w:rsidP="002F7D69">
      <w:pPr>
        <w:pStyle w:val="TOCEntry"/>
      </w:pPr>
      <w:r>
        <w:pict>
          <v:shape id="_x0000_i1027" type="#_x0000_t75" style="width:481.2pt;height:615pt">
            <v:imagedata r:id="rId19" o:title="Entity Class Diagram"/>
          </v:shape>
        </w:pict>
      </w:r>
    </w:p>
    <w:p w:rsidR="001C32BE" w:rsidRDefault="00CA2640" w:rsidP="001C32BE">
      <w:pPr>
        <w:pStyle w:val="TOCEntry"/>
      </w:pPr>
      <w:r>
        <w:rPr>
          <w:noProof/>
        </w:rPr>
        <w:lastRenderedPageBreak/>
        <w:pict>
          <v:shape id="_x0000_s1030" type="#_x0000_t75" style="position:absolute;margin-left:.75pt;margin-top:27.55pt;width:481.8pt;height:314.1pt;z-index:-251651072;mso-position-horizontal-relative:text;mso-position-vertical-relative:text;mso-width-relative:page;mso-height-relative:page" wrapcoords="-34 0 -34 21565 21600 21565 21600 0 -34 0">
            <v:imagedata r:id="rId20" o:title="Sequence Diagram (Login)"/>
            <w10:wrap type="through"/>
          </v:shape>
        </w:pict>
      </w:r>
      <w:r w:rsidR="001C32BE">
        <w:t>B-5 (Sequence Diagrams)</w:t>
      </w:r>
    </w:p>
    <w:p w:rsidR="001C32BE" w:rsidRDefault="001C32BE">
      <w:pPr>
        <w:pStyle w:val="template"/>
        <w:rPr>
          <w:i w:val="0"/>
        </w:rPr>
      </w:pPr>
    </w:p>
    <w:p w:rsidR="00224DC7" w:rsidRDefault="00224DC7">
      <w:pPr>
        <w:spacing w:line="240" w:lineRule="auto"/>
        <w:rPr>
          <w:rFonts w:ascii="Arial" w:hAnsi="Arial"/>
          <w:sz w:val="22"/>
        </w:rPr>
      </w:pPr>
      <w:r>
        <w:rPr>
          <w:i/>
        </w:rPr>
        <w:br w:type="page"/>
      </w:r>
    </w:p>
    <w:p w:rsidR="00274B62" w:rsidRDefault="00CA2640">
      <w:pPr>
        <w:pStyle w:val="template"/>
        <w:rPr>
          <w:i w:val="0"/>
        </w:rPr>
      </w:pPr>
      <w:r>
        <w:rPr>
          <w:noProof/>
        </w:rPr>
        <w:lastRenderedPageBreak/>
        <w:pict>
          <v:shape id="_x0000_s1033" type="#_x0000_t75" style="position:absolute;margin-left:.2pt;margin-top:0;width:482pt;height:279pt;z-index:-251646976;mso-position-horizontal-relative:text;mso-position-vertical-relative:text;mso-width-relative:page;mso-height-relative:page" wrapcoords="-34 0 -34 21542 21600 21542 21600 0 -34 0">
            <v:imagedata r:id="rId21" o:title="Sequence Diagram (View Clinic Information [List])"/>
            <w10:wrap type="topAndBottom"/>
          </v:shape>
        </w:pict>
      </w:r>
    </w:p>
    <w:p w:rsidR="00224DC7" w:rsidRDefault="00224DC7">
      <w:pPr>
        <w:pStyle w:val="template"/>
        <w:rPr>
          <w:i w:val="0"/>
        </w:rPr>
      </w:pPr>
    </w:p>
    <w:p w:rsidR="00224DC7" w:rsidRDefault="00CA2640">
      <w:pPr>
        <w:pStyle w:val="template"/>
        <w:rPr>
          <w:i w:val="0"/>
        </w:rPr>
      </w:pPr>
      <w:r>
        <w:rPr>
          <w:noProof/>
        </w:rPr>
        <w:pict>
          <v:shape id="_x0000_s1034" type="#_x0000_t75" style="position:absolute;margin-left:.2pt;margin-top:13.05pt;width:482pt;height:331pt;z-index:251671552;mso-position-horizontal-relative:text;mso-position-vertical-relative:text;mso-width-relative:page;mso-height-relative:page">
            <v:imagedata r:id="rId22" o:title="Sequence Diagram (View Clinic Information [Search])"/>
            <w10:wrap type="square"/>
          </v:shape>
        </w:pict>
      </w:r>
    </w:p>
    <w:p w:rsidR="00224DC7" w:rsidRDefault="00224DC7">
      <w:pPr>
        <w:pStyle w:val="template"/>
        <w:rPr>
          <w:i w:val="0"/>
        </w:rPr>
      </w:pPr>
    </w:p>
    <w:p w:rsidR="009D43C4" w:rsidRDefault="009D43C4">
      <w:pPr>
        <w:pStyle w:val="template"/>
        <w:rPr>
          <w:i w:val="0"/>
        </w:rPr>
      </w:pPr>
    </w:p>
    <w:p w:rsidR="009D43C4" w:rsidRDefault="00CA2640">
      <w:pPr>
        <w:spacing w:line="240" w:lineRule="auto"/>
        <w:rPr>
          <w:rFonts w:ascii="Arial" w:hAnsi="Arial"/>
          <w:sz w:val="22"/>
        </w:rPr>
      </w:pPr>
      <w:r>
        <w:rPr>
          <w:i/>
        </w:rPr>
        <w:pict>
          <v:shape id="_x0000_i1028" type="#_x0000_t75" style="width:481.8pt;height:597pt">
            <v:imagedata r:id="rId23" o:title="Sequence Diagram (Give Clinic Review)"/>
          </v:shape>
        </w:pict>
      </w:r>
      <w:r w:rsidR="009D43C4">
        <w:rPr>
          <w:i/>
        </w:rPr>
        <w:br w:type="page"/>
      </w:r>
    </w:p>
    <w:p w:rsidR="00C32680" w:rsidRDefault="00CA2640">
      <w:pPr>
        <w:pStyle w:val="template"/>
        <w:rPr>
          <w:i w:val="0"/>
        </w:rPr>
      </w:pPr>
      <w:r>
        <w:rPr>
          <w:noProof/>
        </w:rPr>
        <w:lastRenderedPageBreak/>
        <w:pict>
          <v:shape id="_x0000_s1035" type="#_x0000_t75" style="position:absolute;margin-left:.2pt;margin-top:.75pt;width:482pt;height:438pt;z-index:-251642880;mso-position-horizontal-relative:text;mso-position-vertical-relative:text;mso-width-relative:page;mso-height-relative:page" wrapcoords="-34 0 -34 21563 21600 21563 21600 0 -34 0">
            <v:imagedata r:id="rId24" o:title="Sequence Diagram (Call Clinic Tel"/>
            <w10:wrap type="square"/>
          </v:shape>
        </w:pict>
      </w:r>
    </w:p>
    <w:p w:rsidR="00C32680" w:rsidRDefault="00C32680">
      <w:pPr>
        <w:spacing w:line="240" w:lineRule="auto"/>
        <w:rPr>
          <w:rFonts w:ascii="Arial" w:hAnsi="Arial"/>
          <w:sz w:val="22"/>
        </w:rPr>
      </w:pPr>
      <w:r>
        <w:rPr>
          <w:i/>
        </w:rPr>
        <w:br w:type="page"/>
      </w:r>
    </w:p>
    <w:p w:rsidR="00C32680" w:rsidRDefault="00C32680" w:rsidP="00C32680">
      <w:pPr>
        <w:pStyle w:val="TOCEntry"/>
      </w:pPr>
      <w:r>
        <w:lastRenderedPageBreak/>
        <w:t>B-6 (Dialog Map)</w:t>
      </w:r>
    </w:p>
    <w:p w:rsidR="006C63F0" w:rsidRDefault="00CA2640" w:rsidP="006C63F0">
      <w:pPr>
        <w:pStyle w:val="TOCEntry"/>
      </w:pPr>
      <w:r>
        <w:rPr>
          <w:noProof/>
        </w:rPr>
        <w:pict>
          <v:shape id="_x0000_s1043" type="#_x0000_t75" style="position:absolute;margin-left:1.2pt;margin-top:12.35pt;width:481.5pt;height:349.5pt;z-index:251682816;mso-position-horizontal-relative:text;mso-position-vertical-relative:text;mso-width-relative:page;mso-height-relative:page">
            <v:imagedata r:id="rId25" o:title="Dialog Map"/>
            <w10:wrap type="square"/>
          </v:shape>
        </w:pict>
      </w: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007A4B" w:rsidRDefault="00007A4B" w:rsidP="006C63F0">
      <w:pPr>
        <w:pStyle w:val="TOCEntry"/>
      </w:pPr>
    </w:p>
    <w:p w:rsidR="006C63F0" w:rsidRDefault="006C63F0" w:rsidP="006C63F0">
      <w:pPr>
        <w:pStyle w:val="TOCEntry"/>
      </w:pPr>
    </w:p>
    <w:p w:rsidR="006C63F0" w:rsidRDefault="006C63F0" w:rsidP="006C63F0">
      <w:pPr>
        <w:pStyle w:val="TOCEntry"/>
      </w:pPr>
      <w:r>
        <w:lastRenderedPageBreak/>
        <w:t>B-7 (System Architecture)</w:t>
      </w:r>
    </w:p>
    <w:p w:rsidR="006C63F0" w:rsidRDefault="00CA2640" w:rsidP="006C63F0">
      <w:pPr>
        <w:pStyle w:val="TOCEntry"/>
      </w:pPr>
      <w:r>
        <w:pict>
          <v:shape id="_x0000_i1029" type="#_x0000_t75" style="width:481.8pt;height:340.2pt">
            <v:imagedata r:id="rId26" o:title="System Architecture Diagram (Layered Approach)"/>
          </v:shape>
        </w:pict>
      </w: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r>
        <w:lastRenderedPageBreak/>
        <w:t>B-8 (Black Box Testing)</w:t>
      </w:r>
    </w:p>
    <w:p w:rsidR="00FF28BD" w:rsidRPr="001B6C55" w:rsidRDefault="00FF28BD" w:rsidP="00FF28BD">
      <w:pPr>
        <w:rPr>
          <w:rFonts w:ascii="Arial" w:hAnsi="Arial" w:cs="Arial"/>
          <w:b/>
          <w:szCs w:val="24"/>
        </w:rPr>
      </w:pPr>
      <w:r w:rsidRPr="001B6C55">
        <w:rPr>
          <w:rFonts w:ascii="Arial" w:hAnsi="Arial" w:cs="Arial"/>
          <w:b/>
          <w:sz w:val="28"/>
          <w:szCs w:val="24"/>
        </w:rPr>
        <w:t>Testing “Give Clinic Review” Control Class</w:t>
      </w:r>
    </w:p>
    <w:p w:rsidR="00FF28BD" w:rsidRPr="001B6C55" w:rsidRDefault="00FF28BD" w:rsidP="00FF28BD">
      <w:pPr>
        <w:rPr>
          <w:rFonts w:ascii="Arial" w:hAnsi="Arial" w:cs="Arial"/>
          <w:b/>
          <w:szCs w:val="24"/>
        </w:rPr>
      </w:pPr>
    </w:p>
    <w:tbl>
      <w:tblPr>
        <w:tblStyle w:val="TableGrid"/>
        <w:tblW w:w="0" w:type="auto"/>
        <w:tblLook w:val="04A0" w:firstRow="1" w:lastRow="0" w:firstColumn="1" w:lastColumn="0" w:noHBand="0" w:noVBand="1"/>
      </w:tblPr>
      <w:tblGrid>
        <w:gridCol w:w="1838"/>
        <w:gridCol w:w="3827"/>
        <w:gridCol w:w="3351"/>
      </w:tblGrid>
      <w:tr w:rsidR="00FF28BD" w:rsidRPr="001B6C55" w:rsidTr="00CA2640">
        <w:trPr>
          <w:trHeight w:val="50"/>
        </w:trPr>
        <w:tc>
          <w:tcPr>
            <w:tcW w:w="1838" w:type="dxa"/>
          </w:tcPr>
          <w:p w:rsidR="00FF28BD" w:rsidRPr="001B6C55" w:rsidRDefault="00FF28BD" w:rsidP="00CA2640">
            <w:pPr>
              <w:jc w:val="center"/>
              <w:rPr>
                <w:rFonts w:ascii="Arial" w:hAnsi="Arial" w:cs="Arial"/>
                <w:b/>
                <w:szCs w:val="24"/>
              </w:rPr>
            </w:pPr>
            <w:r w:rsidRPr="001B6C55">
              <w:rPr>
                <w:rFonts w:ascii="Arial" w:hAnsi="Arial" w:cs="Arial"/>
                <w:b/>
                <w:szCs w:val="24"/>
              </w:rPr>
              <w:t>Field</w:t>
            </w:r>
          </w:p>
        </w:tc>
        <w:tc>
          <w:tcPr>
            <w:tcW w:w="3827" w:type="dxa"/>
          </w:tcPr>
          <w:p w:rsidR="00FF28BD" w:rsidRPr="001B6C55" w:rsidRDefault="00FF28BD" w:rsidP="00CA2640">
            <w:pPr>
              <w:jc w:val="center"/>
              <w:rPr>
                <w:rFonts w:ascii="Arial" w:hAnsi="Arial" w:cs="Arial"/>
                <w:b/>
                <w:szCs w:val="24"/>
              </w:rPr>
            </w:pPr>
            <w:r w:rsidRPr="001B6C55">
              <w:rPr>
                <w:rFonts w:ascii="Arial" w:hAnsi="Arial" w:cs="Arial"/>
                <w:b/>
                <w:szCs w:val="24"/>
              </w:rPr>
              <w:t>Valid Test Case</w:t>
            </w:r>
          </w:p>
        </w:tc>
        <w:tc>
          <w:tcPr>
            <w:tcW w:w="3351" w:type="dxa"/>
          </w:tcPr>
          <w:p w:rsidR="00FF28BD" w:rsidRPr="001B6C55" w:rsidRDefault="00FF28BD" w:rsidP="00CA2640">
            <w:pPr>
              <w:jc w:val="center"/>
              <w:rPr>
                <w:rFonts w:ascii="Arial" w:hAnsi="Arial" w:cs="Arial"/>
                <w:b/>
                <w:szCs w:val="24"/>
              </w:rPr>
            </w:pPr>
            <w:r w:rsidRPr="001B6C55">
              <w:rPr>
                <w:rFonts w:ascii="Arial" w:hAnsi="Arial" w:cs="Arial"/>
                <w:b/>
                <w:szCs w:val="24"/>
              </w:rPr>
              <w:t>Invalid Test Case</w:t>
            </w:r>
          </w:p>
        </w:tc>
      </w:tr>
      <w:tr w:rsidR="00FF28BD" w:rsidRPr="001B6C55" w:rsidTr="00CA2640">
        <w:trPr>
          <w:trHeight w:val="50"/>
        </w:trPr>
        <w:tc>
          <w:tcPr>
            <w:tcW w:w="1838" w:type="dxa"/>
          </w:tcPr>
          <w:p w:rsidR="00FF28BD" w:rsidRPr="001B6C55" w:rsidRDefault="00FF28BD" w:rsidP="00CA2640">
            <w:pPr>
              <w:jc w:val="center"/>
              <w:rPr>
                <w:rFonts w:ascii="Arial" w:hAnsi="Arial" w:cs="Arial"/>
                <w:b/>
                <w:szCs w:val="24"/>
              </w:rPr>
            </w:pPr>
            <w:r w:rsidRPr="001B6C55">
              <w:rPr>
                <w:rFonts w:ascii="Arial" w:hAnsi="Arial" w:cs="Arial"/>
                <w:b/>
                <w:szCs w:val="24"/>
              </w:rPr>
              <w:t>Rating</w:t>
            </w:r>
          </w:p>
        </w:tc>
        <w:tc>
          <w:tcPr>
            <w:tcW w:w="3827"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Any Number from 1 to 5</w:t>
            </w:r>
          </w:p>
        </w:tc>
        <w:tc>
          <w:tcPr>
            <w:tcW w:w="3351"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0</w:t>
            </w:r>
          </w:p>
        </w:tc>
      </w:tr>
      <w:tr w:rsidR="00FF28BD" w:rsidRPr="001B6C55" w:rsidTr="00CA2640">
        <w:trPr>
          <w:trHeight w:val="50"/>
        </w:trPr>
        <w:tc>
          <w:tcPr>
            <w:tcW w:w="1838" w:type="dxa"/>
          </w:tcPr>
          <w:p w:rsidR="00FF28BD" w:rsidRPr="001B6C55" w:rsidRDefault="00FF28BD" w:rsidP="00CA2640">
            <w:pPr>
              <w:jc w:val="center"/>
              <w:rPr>
                <w:rFonts w:ascii="Arial" w:hAnsi="Arial" w:cs="Arial"/>
                <w:b/>
                <w:szCs w:val="24"/>
              </w:rPr>
            </w:pPr>
            <w:r w:rsidRPr="001B6C55">
              <w:rPr>
                <w:rFonts w:ascii="Arial" w:hAnsi="Arial" w:cs="Arial"/>
                <w:b/>
                <w:szCs w:val="24"/>
              </w:rPr>
              <w:t>Feedback</w:t>
            </w:r>
          </w:p>
        </w:tc>
        <w:tc>
          <w:tcPr>
            <w:tcW w:w="3827" w:type="dxa"/>
          </w:tcPr>
          <w:p w:rsidR="00FF28BD" w:rsidRPr="001B6C55" w:rsidRDefault="00FF28BD" w:rsidP="00FF28BD">
            <w:pPr>
              <w:pStyle w:val="ListParagraph"/>
              <w:numPr>
                <w:ilvl w:val="0"/>
                <w:numId w:val="36"/>
              </w:numPr>
              <w:spacing w:line="240" w:lineRule="auto"/>
              <w:rPr>
                <w:rFonts w:ascii="Arial" w:hAnsi="Arial" w:cs="Arial"/>
                <w:b/>
                <w:szCs w:val="24"/>
              </w:rPr>
            </w:pPr>
            <w:r w:rsidRPr="001B6C55">
              <w:rPr>
                <w:rFonts w:ascii="Arial" w:hAnsi="Arial" w:cs="Arial"/>
                <w:szCs w:val="24"/>
              </w:rPr>
              <w:t>Any input</w:t>
            </w:r>
          </w:p>
        </w:tc>
        <w:tc>
          <w:tcPr>
            <w:tcW w:w="3351" w:type="dxa"/>
          </w:tcPr>
          <w:p w:rsidR="00FF28BD" w:rsidRPr="001B6C55" w:rsidRDefault="00FF28BD" w:rsidP="00FF28BD">
            <w:pPr>
              <w:pStyle w:val="ListParagraph"/>
              <w:numPr>
                <w:ilvl w:val="0"/>
                <w:numId w:val="36"/>
              </w:numPr>
              <w:spacing w:line="240" w:lineRule="auto"/>
              <w:rPr>
                <w:rFonts w:ascii="Arial" w:hAnsi="Arial" w:cs="Arial"/>
                <w:b/>
                <w:szCs w:val="24"/>
              </w:rPr>
            </w:pPr>
            <w:r w:rsidRPr="001B6C55">
              <w:rPr>
                <w:rFonts w:ascii="Arial" w:hAnsi="Arial" w:cs="Arial"/>
                <w:szCs w:val="24"/>
              </w:rPr>
              <w:t>Null Feedback</w:t>
            </w:r>
          </w:p>
        </w:tc>
      </w:tr>
      <w:tr w:rsidR="00FF28BD" w:rsidRPr="001B6C55" w:rsidTr="00CA2640">
        <w:trPr>
          <w:trHeight w:val="50"/>
        </w:trPr>
        <w:tc>
          <w:tcPr>
            <w:tcW w:w="1838" w:type="dxa"/>
          </w:tcPr>
          <w:p w:rsidR="00FF28BD" w:rsidRPr="001B6C55" w:rsidRDefault="00FF28BD" w:rsidP="00CA2640">
            <w:pPr>
              <w:jc w:val="center"/>
              <w:rPr>
                <w:rFonts w:ascii="Arial" w:hAnsi="Arial" w:cs="Arial"/>
                <w:b/>
                <w:szCs w:val="24"/>
              </w:rPr>
            </w:pPr>
            <w:r w:rsidRPr="001B6C55">
              <w:rPr>
                <w:rFonts w:ascii="Arial" w:hAnsi="Arial" w:cs="Arial"/>
                <w:b/>
                <w:szCs w:val="24"/>
              </w:rPr>
              <w:t>User</w:t>
            </w:r>
          </w:p>
        </w:tc>
        <w:tc>
          <w:tcPr>
            <w:tcW w:w="3827"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Already sign in account</w:t>
            </w:r>
          </w:p>
        </w:tc>
        <w:tc>
          <w:tcPr>
            <w:tcW w:w="3351"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Haven’t sign in account</w:t>
            </w:r>
          </w:p>
        </w:tc>
      </w:tr>
      <w:tr w:rsidR="00FF28BD" w:rsidRPr="001B6C55" w:rsidTr="00CA2640">
        <w:tc>
          <w:tcPr>
            <w:tcW w:w="1838" w:type="dxa"/>
          </w:tcPr>
          <w:p w:rsidR="00FF28BD" w:rsidRPr="001B6C55" w:rsidRDefault="00FF28BD" w:rsidP="00CA2640">
            <w:pPr>
              <w:jc w:val="center"/>
              <w:rPr>
                <w:rFonts w:ascii="Arial" w:hAnsi="Arial" w:cs="Arial"/>
                <w:b/>
                <w:szCs w:val="24"/>
              </w:rPr>
            </w:pPr>
            <w:r w:rsidRPr="001B6C55">
              <w:rPr>
                <w:rFonts w:ascii="Arial" w:hAnsi="Arial" w:cs="Arial"/>
                <w:b/>
                <w:szCs w:val="24"/>
              </w:rPr>
              <w:t>Clinic</w:t>
            </w:r>
          </w:p>
        </w:tc>
        <w:tc>
          <w:tcPr>
            <w:tcW w:w="3827"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Have select this clinic</w:t>
            </w:r>
          </w:p>
        </w:tc>
        <w:tc>
          <w:tcPr>
            <w:tcW w:w="3351"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Does not select any clinic</w:t>
            </w:r>
          </w:p>
        </w:tc>
      </w:tr>
    </w:tbl>
    <w:p w:rsidR="00FF28BD" w:rsidRPr="001B6C55" w:rsidRDefault="00FF28BD" w:rsidP="00FF28BD">
      <w:pPr>
        <w:rPr>
          <w:rFonts w:ascii="Arial" w:hAnsi="Arial" w:cs="Arial"/>
          <w:b/>
          <w:szCs w:val="24"/>
        </w:rPr>
      </w:pPr>
    </w:p>
    <w:p w:rsidR="00BF59DD" w:rsidRDefault="00BF59DD" w:rsidP="00FF28BD">
      <w:pPr>
        <w:pStyle w:val="template"/>
        <w:rPr>
          <w:i w:val="0"/>
        </w:rPr>
      </w:pPr>
      <w:r w:rsidRPr="001B6C55">
        <w:rPr>
          <w:rFonts w:cs="Arial"/>
          <w:b/>
          <w:noProof/>
          <w:sz w:val="24"/>
          <w:szCs w:val="24"/>
          <w:lang w:eastAsia="zh-CN"/>
        </w:rPr>
        <w:drawing>
          <wp:anchor distT="0" distB="0" distL="114300" distR="114300" simplePos="0" relativeHeight="251676672" behindDoc="0" locked="0" layoutInCell="1" allowOverlap="1" wp14:anchorId="64F32F65" wp14:editId="606E26C2">
            <wp:simplePos x="0" y="0"/>
            <wp:positionH relativeFrom="margin">
              <wp:align>left</wp:align>
            </wp:positionH>
            <wp:positionV relativeFrom="paragraph">
              <wp:posOffset>8890</wp:posOffset>
            </wp:positionV>
            <wp:extent cx="5731510" cy="354330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ckbox.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14:sizeRelH relativeFrom="page">
              <wp14:pctWidth>0</wp14:pctWidth>
            </wp14:sizeRelH>
            <wp14:sizeRelV relativeFrom="page">
              <wp14:pctHeight>0</wp14:pctHeight>
            </wp14:sizeRelV>
          </wp:anchor>
        </w:drawing>
      </w:r>
    </w:p>
    <w:p w:rsidR="00BF59DD" w:rsidRDefault="00BF59DD">
      <w:pPr>
        <w:spacing w:line="240" w:lineRule="auto"/>
        <w:rPr>
          <w:rFonts w:ascii="Arial" w:hAnsi="Arial"/>
          <w:sz w:val="22"/>
        </w:rPr>
      </w:pPr>
      <w:r>
        <w:rPr>
          <w:i/>
        </w:rPr>
        <w:br w:type="page"/>
      </w:r>
    </w:p>
    <w:p w:rsidR="00BF59DD" w:rsidRDefault="00BF59DD" w:rsidP="00BF59DD">
      <w:pPr>
        <w:pStyle w:val="TOCEntry"/>
      </w:pPr>
      <w:r>
        <w:lastRenderedPageBreak/>
        <w:t>B-9 (White Box Testing)</w:t>
      </w:r>
    </w:p>
    <w:p w:rsidR="00BF59DD" w:rsidRPr="001B6C55" w:rsidRDefault="00BF59DD" w:rsidP="00BF59DD">
      <w:pPr>
        <w:rPr>
          <w:rFonts w:ascii="Arial" w:hAnsi="Arial" w:cs="Arial"/>
          <w:b/>
          <w:sz w:val="28"/>
          <w:szCs w:val="24"/>
        </w:rPr>
      </w:pPr>
      <w:r w:rsidRPr="001B6C55">
        <w:rPr>
          <w:rFonts w:ascii="Arial" w:hAnsi="Arial" w:cs="Arial"/>
          <w:b/>
          <w:sz w:val="28"/>
          <w:szCs w:val="24"/>
        </w:rPr>
        <w:t>Control Flow Test: Save Review</w:t>
      </w:r>
    </w:p>
    <w:p w:rsidR="00BF59DD" w:rsidRPr="001B6C55" w:rsidRDefault="00BF59DD" w:rsidP="00BF59DD">
      <w:pPr>
        <w:rPr>
          <w:rFonts w:ascii="Arial" w:hAnsi="Arial" w:cs="Arial"/>
          <w:noProof/>
        </w:rPr>
      </w:pPr>
      <w:r w:rsidRPr="001B6C55">
        <w:rPr>
          <w:rFonts w:ascii="Arial" w:hAnsi="Arial" w:cs="Arial"/>
          <w:noProof/>
        </w:rPr>
        <w:t>Method: saveReview</w:t>
      </w:r>
      <w:r>
        <w:rPr>
          <w:rFonts w:ascii="Arial" w:hAnsi="Arial" w:cs="Arial"/>
          <w:noProof/>
        </w:rPr>
        <w:t>()</w:t>
      </w:r>
    </w:p>
    <w:p w:rsidR="00BF59DD" w:rsidRPr="001B6C55" w:rsidRDefault="00BF59DD" w:rsidP="00BF59DD">
      <w:pPr>
        <w:rPr>
          <w:rFonts w:ascii="Arial" w:hAnsi="Arial" w:cs="Arial"/>
          <w:noProof/>
        </w:rPr>
      </w:pPr>
      <w:r w:rsidRPr="001B6C55">
        <w:rPr>
          <w:rFonts w:ascii="Arial" w:hAnsi="Arial" w:cs="Arial"/>
          <w:noProof/>
        </w:rPr>
        <w:t>Parameters: Clinic, feedback, rating, uid, email, photo, firebaseconnection, displayname</w:t>
      </w:r>
    </w:p>
    <w:p w:rsidR="00BF59DD" w:rsidRPr="001B6C55" w:rsidRDefault="00BF59DD" w:rsidP="00BF59DD">
      <w:pPr>
        <w:rPr>
          <w:rFonts w:ascii="Arial" w:hAnsi="Arial" w:cs="Arial"/>
          <w:noProof/>
        </w:rPr>
      </w:pPr>
      <w:r w:rsidRPr="001B6C55">
        <w:rPr>
          <w:rFonts w:ascii="Arial" w:hAnsi="Arial" w:cs="Arial"/>
          <w:noProof/>
        </w:rPr>
        <w:t>Return: boolean</w:t>
      </w:r>
    </w:p>
    <w:p w:rsidR="00BF59DD" w:rsidRPr="001B6C55" w:rsidRDefault="00BF59DD" w:rsidP="00BF59DD">
      <w:pPr>
        <w:rPr>
          <w:rFonts w:ascii="Arial" w:hAnsi="Arial" w:cs="Arial"/>
          <w:noProof/>
        </w:rPr>
      </w:pPr>
      <w:r w:rsidRPr="001B6C55">
        <w:rPr>
          <w:rFonts w:ascii="Arial" w:hAnsi="Arial" w:cs="Arial"/>
          <w:noProof/>
        </w:rPr>
        <w:t>Purpose: upload and save the review into database</w:t>
      </w:r>
    </w:p>
    <w:p w:rsidR="00BF59DD" w:rsidRPr="001B6C55" w:rsidRDefault="00BF59DD" w:rsidP="00BF59DD">
      <w:pPr>
        <w:rPr>
          <w:rFonts w:ascii="Arial" w:hAnsi="Arial" w:cs="Arial"/>
          <w:noProof/>
        </w:rPr>
      </w:pPr>
      <w:r w:rsidRPr="001B6C55">
        <w:rPr>
          <w:rFonts w:ascii="Arial" w:hAnsi="Arial" w:cs="Arial"/>
          <w:b/>
          <w:noProof/>
          <w:szCs w:val="24"/>
          <w:lang w:eastAsia="zh-CN"/>
        </w:rPr>
        <w:drawing>
          <wp:anchor distT="0" distB="0" distL="114300" distR="114300" simplePos="0" relativeHeight="251678720" behindDoc="0" locked="0" layoutInCell="1" allowOverlap="1" wp14:anchorId="2FAB3E3E" wp14:editId="577F8E1D">
            <wp:simplePos x="0" y="0"/>
            <wp:positionH relativeFrom="column">
              <wp:posOffset>2419350</wp:posOffset>
            </wp:positionH>
            <wp:positionV relativeFrom="paragraph">
              <wp:posOffset>163830</wp:posOffset>
            </wp:positionV>
            <wp:extent cx="3752850" cy="4991100"/>
            <wp:effectExtent l="0" t="0" r="0" b="0"/>
            <wp:wrapThrough wrapText="bothSides">
              <wp:wrapPolygon edited="0">
                <wp:start x="0" y="0"/>
                <wp:lineTo x="0" y="21518"/>
                <wp:lineTo x="21490" y="21518"/>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Review().png"/>
                    <pic:cNvPicPr/>
                  </pic:nvPicPr>
                  <pic:blipFill>
                    <a:blip r:embed="rId28">
                      <a:extLst>
                        <a:ext uri="{28A0092B-C50C-407E-A947-70E740481C1C}">
                          <a14:useLocalDpi xmlns:a14="http://schemas.microsoft.com/office/drawing/2010/main" val="0"/>
                        </a:ext>
                      </a:extLst>
                    </a:blip>
                    <a:stretch>
                      <a:fillRect/>
                    </a:stretch>
                  </pic:blipFill>
                  <pic:spPr>
                    <a:xfrm>
                      <a:off x="0" y="0"/>
                      <a:ext cx="3752850" cy="4991100"/>
                    </a:xfrm>
                    <a:prstGeom prst="rect">
                      <a:avLst/>
                    </a:prstGeom>
                  </pic:spPr>
                </pic:pic>
              </a:graphicData>
            </a:graphic>
          </wp:anchor>
        </w:drawing>
      </w:r>
    </w:p>
    <w:p w:rsidR="00BF59DD" w:rsidRPr="000E358E" w:rsidRDefault="00BF59DD" w:rsidP="00BF59DD">
      <w:pPr>
        <w:rPr>
          <w:rFonts w:ascii="Arial" w:hAnsi="Arial" w:cs="Arial"/>
          <w:sz w:val="20"/>
        </w:rPr>
      </w:pPr>
      <w:r w:rsidRPr="001B6C55">
        <w:rPr>
          <w:rFonts w:ascii="Arial" w:hAnsi="Arial" w:cs="Arial"/>
          <w:b/>
          <w:szCs w:val="24"/>
        </w:rPr>
        <w:t>Basis Paths</w:t>
      </w:r>
      <w:r>
        <w:rPr>
          <w:rFonts w:ascii="Arial" w:hAnsi="Arial" w:cs="Arial"/>
          <w:b/>
          <w:szCs w:val="24"/>
        </w:rPr>
        <w:t xml:space="preserve">: </w:t>
      </w:r>
      <w:r w:rsidRPr="001B6C55">
        <w:rPr>
          <w:rFonts w:ascii="Arial" w:hAnsi="Arial" w:cs="Arial"/>
          <w:b/>
          <w:szCs w:val="24"/>
        </w:rPr>
        <w:br/>
      </w:r>
      <w:r w:rsidRPr="000E358E">
        <w:rPr>
          <w:rFonts w:ascii="Arial" w:hAnsi="Arial" w:cs="Arial"/>
          <w:sz w:val="20"/>
        </w:rPr>
        <w:t>a) 1,2,4,7,9,10,11,12,13</w:t>
      </w:r>
    </w:p>
    <w:p w:rsidR="00BF59DD" w:rsidRDefault="00BF59DD" w:rsidP="00BF59DD">
      <w:pPr>
        <w:rPr>
          <w:rFonts w:ascii="Arial" w:hAnsi="Arial" w:cs="Arial"/>
          <w:sz w:val="20"/>
        </w:rPr>
      </w:pPr>
      <w:r w:rsidRPr="000E358E">
        <w:rPr>
          <w:rFonts w:ascii="Arial" w:hAnsi="Arial" w:cs="Arial"/>
          <w:sz w:val="20"/>
        </w:rPr>
        <w:t>b) 1,2,3,5,4,7,9,10,11,12,13</w:t>
      </w:r>
      <w:r w:rsidRPr="000E358E">
        <w:rPr>
          <w:rFonts w:ascii="Arial" w:hAnsi="Arial" w:cs="Arial"/>
          <w:sz w:val="20"/>
        </w:rPr>
        <w:br/>
        <w:t>c) 1,2,4,7,8,9,10,11,12,13</w:t>
      </w:r>
      <w:r w:rsidRPr="000E358E">
        <w:rPr>
          <w:rFonts w:ascii="Arial" w:hAnsi="Arial" w:cs="Arial"/>
          <w:sz w:val="20"/>
        </w:rPr>
        <w:br/>
        <w:t>d) 1,2,4,7,9,5,4,7,9,10,11,12,13</w:t>
      </w:r>
      <w:r w:rsidRPr="000E358E">
        <w:rPr>
          <w:rFonts w:ascii="Arial" w:hAnsi="Arial" w:cs="Arial"/>
          <w:sz w:val="20"/>
        </w:rPr>
        <w:br/>
        <w:t>e) 1,2,4,7,9,10,11,12,14,8,9,10,11,12,13</w:t>
      </w:r>
      <w:r>
        <w:rPr>
          <w:rFonts w:ascii="Arial" w:hAnsi="Arial" w:cs="Arial"/>
          <w:sz w:val="20"/>
        </w:rPr>
        <w:br/>
      </w:r>
    </w:p>
    <w:p w:rsidR="00BF59DD" w:rsidRPr="001B6C55" w:rsidRDefault="00BF59DD" w:rsidP="00BF59DD">
      <w:pPr>
        <w:rPr>
          <w:rFonts w:ascii="Arial" w:hAnsi="Arial" w:cs="Arial"/>
          <w:sz w:val="20"/>
        </w:rPr>
      </w:pPr>
      <w:r>
        <w:rPr>
          <w:rFonts w:ascii="Arial" w:hAnsi="Arial" w:cs="Arial"/>
          <w:b/>
          <w:szCs w:val="24"/>
        </w:rPr>
        <w:t xml:space="preserve">Test Cases: </w:t>
      </w:r>
      <w:r>
        <w:rPr>
          <w:rFonts w:ascii="Arial" w:hAnsi="Arial" w:cs="Arial"/>
          <w:b/>
          <w:szCs w:val="24"/>
        </w:rPr>
        <w:br/>
      </w:r>
      <w:r w:rsidRPr="001B6C55">
        <w:rPr>
          <w:rFonts w:ascii="Arial" w:hAnsi="Arial" w:cs="Arial"/>
          <w:sz w:val="20"/>
        </w:rPr>
        <w:t>a)</w:t>
      </w:r>
      <w:r>
        <w:rPr>
          <w:rFonts w:ascii="Arial" w:hAnsi="Arial" w:cs="Arial"/>
          <w:sz w:val="20"/>
        </w:rPr>
        <w:t xml:space="preserve"> User is logged in submits a new review without existing review found attached to user id.</w:t>
      </w:r>
      <w:r>
        <w:rPr>
          <w:rFonts w:ascii="Arial" w:hAnsi="Arial" w:cs="Arial"/>
          <w:sz w:val="20"/>
        </w:rPr>
        <w:br/>
        <w:t>b) User is not logged in, logs in successfully and submits a new review.</w:t>
      </w:r>
      <w:r>
        <w:rPr>
          <w:rFonts w:ascii="Arial" w:hAnsi="Arial" w:cs="Arial"/>
          <w:sz w:val="20"/>
        </w:rPr>
        <w:br/>
        <w:t>c) User is logged in and submit a review, but an existing review is found and fields are repopulated accordingly.</w:t>
      </w:r>
      <w:r>
        <w:rPr>
          <w:rFonts w:ascii="Arial" w:hAnsi="Arial" w:cs="Arial"/>
          <w:sz w:val="20"/>
        </w:rPr>
        <w:br/>
        <w:t>d) User is logged in and submit a new review but user tries to submit an empty form.</w:t>
      </w:r>
      <w:r>
        <w:rPr>
          <w:rFonts w:ascii="Arial" w:hAnsi="Arial" w:cs="Arial"/>
          <w:sz w:val="20"/>
        </w:rPr>
        <w:br/>
        <w:t>e) User is logged in and submit a new review, however for some reasons the server fails or form is incomplete and user is prompted to try again.</w:t>
      </w:r>
      <w:r>
        <w:rPr>
          <w:rFonts w:ascii="Arial" w:hAnsi="Arial" w:cs="Arial"/>
          <w:sz w:val="20"/>
        </w:rPr>
        <w:br/>
      </w:r>
      <w:r>
        <w:rPr>
          <w:rFonts w:ascii="Arial" w:hAnsi="Arial" w:cs="Arial"/>
          <w:sz w:val="20"/>
        </w:rPr>
        <w:br/>
      </w:r>
      <w:r>
        <w:rPr>
          <w:rFonts w:ascii="Arial" w:hAnsi="Arial" w:cs="Arial"/>
          <w:b/>
          <w:szCs w:val="24"/>
        </w:rPr>
        <w:t xml:space="preserve">Execution Paths: </w:t>
      </w:r>
      <w:r>
        <w:rPr>
          <w:rFonts w:ascii="Arial" w:hAnsi="Arial" w:cs="Arial"/>
          <w:b/>
          <w:szCs w:val="24"/>
        </w:rPr>
        <w:br/>
      </w:r>
      <w:r w:rsidRPr="001B6C55">
        <w:rPr>
          <w:rFonts w:ascii="Arial" w:hAnsi="Arial" w:cs="Arial"/>
          <w:sz w:val="20"/>
        </w:rPr>
        <w:t>a) 1,2,4,7,9,10,11,12,13</w:t>
      </w:r>
    </w:p>
    <w:p w:rsidR="00BF59DD" w:rsidRDefault="00BF59DD" w:rsidP="00BF59DD">
      <w:pPr>
        <w:rPr>
          <w:rFonts w:ascii="Arial" w:hAnsi="Arial" w:cs="Arial"/>
          <w:sz w:val="20"/>
        </w:rPr>
      </w:pPr>
      <w:r w:rsidRPr="001B6C55">
        <w:rPr>
          <w:rFonts w:ascii="Arial" w:hAnsi="Arial" w:cs="Arial"/>
          <w:sz w:val="20"/>
        </w:rPr>
        <w:t>b) 1,2,3,5,4,7,9,10,11,12,13</w:t>
      </w:r>
      <w:r w:rsidRPr="001B6C55">
        <w:rPr>
          <w:rFonts w:ascii="Arial" w:hAnsi="Arial" w:cs="Arial"/>
          <w:sz w:val="20"/>
        </w:rPr>
        <w:br/>
        <w:t>c) 1,2,4,7,8,9,10,11,12,13</w:t>
      </w:r>
      <w:r w:rsidRPr="001B6C55">
        <w:rPr>
          <w:rFonts w:ascii="Arial" w:hAnsi="Arial" w:cs="Arial"/>
          <w:sz w:val="20"/>
        </w:rPr>
        <w:br/>
        <w:t>d) 1,2,4,7,9,5,4,7,9,10,11,12,13</w:t>
      </w:r>
      <w:r w:rsidRPr="001B6C55">
        <w:rPr>
          <w:rFonts w:ascii="Arial" w:hAnsi="Arial" w:cs="Arial"/>
          <w:sz w:val="20"/>
        </w:rPr>
        <w:br/>
        <w:t>e) 1,2,4,7,9,10,11,12,14,8,9,10,11,12,13</w:t>
      </w:r>
    </w:p>
    <w:p w:rsidR="00BF59DD" w:rsidRDefault="00BF59DD" w:rsidP="00BF59DD">
      <w:pPr>
        <w:rPr>
          <w:rFonts w:ascii="Arial" w:hAnsi="Arial" w:cs="Arial"/>
          <w:sz w:val="20"/>
        </w:rPr>
      </w:pPr>
    </w:p>
    <w:p w:rsidR="00BF59DD" w:rsidRDefault="00BF59DD" w:rsidP="00BF59DD">
      <w:pPr>
        <w:rPr>
          <w:rFonts w:ascii="Arial" w:hAnsi="Arial" w:cs="Arial"/>
          <w:b/>
          <w:szCs w:val="24"/>
        </w:rPr>
      </w:pPr>
      <w:r>
        <w:rPr>
          <w:rFonts w:ascii="Arial" w:hAnsi="Arial" w:cs="Arial"/>
          <w:b/>
          <w:szCs w:val="24"/>
        </w:rPr>
        <w:t xml:space="preserve">Cyclomatic Complexity: </w:t>
      </w:r>
      <w:r>
        <w:rPr>
          <w:rFonts w:ascii="Arial" w:hAnsi="Arial" w:cs="Arial"/>
          <w:b/>
          <w:szCs w:val="24"/>
        </w:rPr>
        <w:br/>
      </w:r>
      <w:r w:rsidRPr="005472E5">
        <w:rPr>
          <w:rFonts w:ascii="Arial" w:hAnsi="Arial" w:cs="Arial"/>
          <w:szCs w:val="24"/>
        </w:rPr>
        <w:t>[</w:t>
      </w:r>
      <w:r>
        <w:rPr>
          <w:rFonts w:ascii="Arial" w:hAnsi="Arial" w:cs="Arial"/>
          <w:szCs w:val="24"/>
        </w:rPr>
        <w:t>Conditions + 1</w:t>
      </w:r>
      <w:r w:rsidRPr="005472E5">
        <w:rPr>
          <w:rFonts w:ascii="Arial" w:hAnsi="Arial" w:cs="Arial"/>
          <w:szCs w:val="24"/>
        </w:rPr>
        <w:t>]</w:t>
      </w:r>
      <w:r>
        <w:rPr>
          <w:rFonts w:ascii="Arial" w:hAnsi="Arial" w:cs="Arial"/>
          <w:szCs w:val="24"/>
        </w:rPr>
        <w:t xml:space="preserve"> = [5 + 1] = </w:t>
      </w:r>
      <w:r w:rsidRPr="005472E5">
        <w:rPr>
          <w:rFonts w:ascii="Arial" w:hAnsi="Arial" w:cs="Arial"/>
          <w:b/>
          <w:szCs w:val="24"/>
        </w:rPr>
        <w:t>6</w:t>
      </w:r>
      <w:r>
        <w:rPr>
          <w:rFonts w:ascii="Arial" w:hAnsi="Arial" w:cs="Arial"/>
          <w:szCs w:val="24"/>
        </w:rPr>
        <w:t xml:space="preserve"> </w:t>
      </w:r>
      <w:r>
        <w:rPr>
          <w:rFonts w:ascii="Arial" w:hAnsi="Arial" w:cs="Arial"/>
          <w:szCs w:val="24"/>
        </w:rPr>
        <w:br/>
        <w:t xml:space="preserve">[Edges - Nodes + 2] = [18 - 14 + 2] = </w:t>
      </w:r>
      <w:r w:rsidRPr="005472E5">
        <w:rPr>
          <w:rFonts w:ascii="Arial" w:hAnsi="Arial" w:cs="Arial"/>
          <w:b/>
          <w:szCs w:val="24"/>
        </w:rPr>
        <w:t>6</w:t>
      </w:r>
      <w:r w:rsidRPr="001B6C55">
        <w:rPr>
          <w:rFonts w:ascii="Arial" w:hAnsi="Arial" w:cs="Arial"/>
          <w:b/>
          <w:szCs w:val="24"/>
        </w:rPr>
        <w:br w:type="textWrapping" w:clear="all"/>
      </w:r>
    </w:p>
    <w:p w:rsidR="00BF59DD" w:rsidRDefault="00BF59DD" w:rsidP="00FF28BD">
      <w:pPr>
        <w:pStyle w:val="template"/>
        <w:rPr>
          <w:i w:val="0"/>
        </w:rPr>
      </w:pPr>
    </w:p>
    <w:p w:rsidR="00BF59DD" w:rsidRDefault="00BF59DD">
      <w:pPr>
        <w:spacing w:line="240" w:lineRule="auto"/>
        <w:rPr>
          <w:rFonts w:ascii="Arial" w:hAnsi="Arial"/>
          <w:sz w:val="22"/>
        </w:rPr>
      </w:pPr>
      <w:r>
        <w:rPr>
          <w:i/>
        </w:rPr>
        <w:br w:type="page"/>
      </w:r>
    </w:p>
    <w:p w:rsidR="00BF59DD" w:rsidRPr="001B6C55" w:rsidRDefault="00BF59DD" w:rsidP="00BF59DD">
      <w:pPr>
        <w:rPr>
          <w:rFonts w:ascii="Arial" w:hAnsi="Arial" w:cs="Arial"/>
          <w:b/>
          <w:sz w:val="28"/>
          <w:szCs w:val="24"/>
        </w:rPr>
      </w:pPr>
      <w:r w:rsidRPr="001B6C55">
        <w:rPr>
          <w:rFonts w:ascii="Arial" w:hAnsi="Arial" w:cs="Arial"/>
          <w:b/>
          <w:sz w:val="28"/>
          <w:szCs w:val="24"/>
        </w:rPr>
        <w:lastRenderedPageBreak/>
        <w:t xml:space="preserve">Control Flow Test: </w:t>
      </w:r>
      <w:r>
        <w:rPr>
          <w:rFonts w:ascii="Arial" w:hAnsi="Arial" w:cs="Arial"/>
          <w:b/>
          <w:sz w:val="28"/>
          <w:szCs w:val="24"/>
        </w:rPr>
        <w:t xml:space="preserve">Search Clinic </w:t>
      </w:r>
      <w:r w:rsidR="00EB4D68">
        <w:rPr>
          <w:rFonts w:ascii="Arial" w:hAnsi="Arial" w:cs="Arial"/>
          <w:b/>
          <w:sz w:val="28"/>
          <w:szCs w:val="24"/>
        </w:rPr>
        <w:t>on</w:t>
      </w:r>
      <w:r>
        <w:rPr>
          <w:rFonts w:ascii="Arial" w:hAnsi="Arial" w:cs="Arial"/>
          <w:b/>
          <w:sz w:val="28"/>
          <w:szCs w:val="24"/>
        </w:rPr>
        <w:t xml:space="preserve"> Map</w:t>
      </w:r>
    </w:p>
    <w:p w:rsidR="00BF59DD" w:rsidRPr="001B6C55" w:rsidRDefault="00BF59DD" w:rsidP="00BF59DD">
      <w:pPr>
        <w:jc w:val="both"/>
        <w:rPr>
          <w:rFonts w:ascii="Arial" w:hAnsi="Arial" w:cs="Arial"/>
          <w:noProof/>
        </w:rPr>
      </w:pPr>
      <w:r w:rsidRPr="001B6C55">
        <w:rPr>
          <w:rFonts w:ascii="Arial" w:hAnsi="Arial" w:cs="Arial"/>
          <w:noProof/>
        </w:rPr>
        <w:t>Method:</w:t>
      </w:r>
      <w:r>
        <w:rPr>
          <w:rFonts w:ascii="Arial" w:hAnsi="Arial" w:cs="Arial"/>
          <w:noProof/>
        </w:rPr>
        <w:t xml:space="preserve"> searchClinicOnMap ()</w:t>
      </w:r>
    </w:p>
    <w:p w:rsidR="00BF59DD" w:rsidRPr="001B6C55" w:rsidRDefault="00BF59DD" w:rsidP="00BF59DD">
      <w:pPr>
        <w:jc w:val="both"/>
        <w:rPr>
          <w:rFonts w:ascii="Arial" w:hAnsi="Arial" w:cs="Arial"/>
          <w:noProof/>
        </w:rPr>
      </w:pPr>
      <w:r w:rsidRPr="001B6C55">
        <w:rPr>
          <w:rFonts w:ascii="Arial" w:hAnsi="Arial" w:cs="Arial"/>
          <w:noProof/>
        </w:rPr>
        <w:t xml:space="preserve">Parameters: </w:t>
      </w:r>
      <w:r>
        <w:rPr>
          <w:rFonts w:ascii="Arial" w:hAnsi="Arial" w:cs="Arial"/>
          <w:noProof/>
        </w:rPr>
        <w:t>Query</w:t>
      </w:r>
    </w:p>
    <w:p w:rsidR="00BF59DD" w:rsidRPr="001B6C55" w:rsidRDefault="00BF59DD" w:rsidP="00BF59DD">
      <w:pPr>
        <w:jc w:val="both"/>
        <w:rPr>
          <w:rFonts w:ascii="Arial" w:hAnsi="Arial" w:cs="Arial"/>
          <w:noProof/>
        </w:rPr>
      </w:pPr>
      <w:r w:rsidRPr="001B6C55">
        <w:rPr>
          <w:rFonts w:ascii="Arial" w:hAnsi="Arial" w:cs="Arial"/>
          <w:noProof/>
        </w:rPr>
        <w:t>Return: boolean</w:t>
      </w:r>
    </w:p>
    <w:p w:rsidR="00BF59DD" w:rsidRPr="001B6C55" w:rsidRDefault="00BF59DD" w:rsidP="00BF59DD">
      <w:pPr>
        <w:jc w:val="both"/>
        <w:rPr>
          <w:rFonts w:ascii="Arial" w:hAnsi="Arial" w:cs="Arial"/>
          <w:noProof/>
        </w:rPr>
      </w:pPr>
      <w:r w:rsidRPr="001B6C55">
        <w:rPr>
          <w:rFonts w:ascii="Arial" w:hAnsi="Arial" w:cs="Arial"/>
          <w:noProof/>
        </w:rPr>
        <w:t xml:space="preserve">Purpose: </w:t>
      </w:r>
      <w:r>
        <w:rPr>
          <w:rFonts w:ascii="Arial" w:hAnsi="Arial" w:cs="Arial"/>
          <w:noProof/>
        </w:rPr>
        <w:t>Search Clinic by Clinic Name/Phone Number/Postal Code and show Clinic location on Map</w:t>
      </w:r>
    </w:p>
    <w:p w:rsidR="00BF59DD" w:rsidRPr="001B6C55" w:rsidRDefault="00BF59DD" w:rsidP="00BF59DD">
      <w:pPr>
        <w:rPr>
          <w:rFonts w:ascii="Arial" w:hAnsi="Arial" w:cs="Arial"/>
          <w:noProof/>
        </w:rPr>
      </w:pPr>
    </w:p>
    <w:p w:rsidR="00BF59DD" w:rsidRPr="00450238" w:rsidRDefault="00BF59DD" w:rsidP="00BF59DD">
      <w:pPr>
        <w:rPr>
          <w:rFonts w:ascii="Arial" w:hAnsi="Arial" w:cs="Arial"/>
          <w:szCs w:val="24"/>
        </w:rPr>
      </w:pPr>
      <w:r>
        <w:rPr>
          <w:rFonts w:ascii="Arial" w:hAnsi="Arial" w:cs="Arial"/>
          <w:b/>
          <w:noProof/>
          <w:szCs w:val="24"/>
          <w:lang w:eastAsia="zh-CN"/>
        </w:rPr>
        <w:drawing>
          <wp:anchor distT="0" distB="0" distL="114300" distR="114300" simplePos="0" relativeHeight="251680768" behindDoc="0" locked="0" layoutInCell="1" allowOverlap="1" wp14:anchorId="2530DCDE" wp14:editId="5E95F9DA">
            <wp:simplePos x="0" y="0"/>
            <wp:positionH relativeFrom="margin">
              <wp:posOffset>2649855</wp:posOffset>
            </wp:positionH>
            <wp:positionV relativeFrom="paragraph">
              <wp:posOffset>12065</wp:posOffset>
            </wp:positionV>
            <wp:extent cx="3769995" cy="4654550"/>
            <wp:effectExtent l="0" t="0" r="1905" b="0"/>
            <wp:wrapThrough wrapText="bothSides">
              <wp:wrapPolygon edited="0">
                <wp:start x="0" y="0"/>
                <wp:lineTo x="0" y="21482"/>
                <wp:lineTo x="21502" y="21482"/>
                <wp:lineTo x="21502" y="0"/>
                <wp:lineTo x="0" y="0"/>
              </wp:wrapPolygon>
            </wp:wrapThrough>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Clinic.png"/>
                    <pic:cNvPicPr/>
                  </pic:nvPicPr>
                  <pic:blipFill>
                    <a:blip r:embed="rId29">
                      <a:extLst>
                        <a:ext uri="{28A0092B-C50C-407E-A947-70E740481C1C}">
                          <a14:useLocalDpi xmlns:a14="http://schemas.microsoft.com/office/drawing/2010/main" val="0"/>
                        </a:ext>
                      </a:extLst>
                    </a:blip>
                    <a:stretch>
                      <a:fillRect/>
                    </a:stretch>
                  </pic:blipFill>
                  <pic:spPr>
                    <a:xfrm>
                      <a:off x="0" y="0"/>
                      <a:ext cx="3769995" cy="4654550"/>
                    </a:xfrm>
                    <a:prstGeom prst="rect">
                      <a:avLst/>
                    </a:prstGeom>
                  </pic:spPr>
                </pic:pic>
              </a:graphicData>
            </a:graphic>
            <wp14:sizeRelH relativeFrom="margin">
              <wp14:pctWidth>0</wp14:pctWidth>
            </wp14:sizeRelH>
            <wp14:sizeRelV relativeFrom="margin">
              <wp14:pctHeight>0</wp14:pctHeight>
            </wp14:sizeRelV>
          </wp:anchor>
        </w:drawing>
      </w:r>
      <w:r w:rsidRPr="001B6C55">
        <w:rPr>
          <w:rFonts w:ascii="Arial" w:hAnsi="Arial" w:cs="Arial"/>
          <w:b/>
          <w:szCs w:val="24"/>
        </w:rPr>
        <w:t>Basis Paths</w:t>
      </w:r>
      <w:r>
        <w:rPr>
          <w:rFonts w:ascii="Arial" w:hAnsi="Arial" w:cs="Arial"/>
          <w:b/>
          <w:szCs w:val="24"/>
        </w:rPr>
        <w:t xml:space="preserve">: </w:t>
      </w:r>
      <w:r w:rsidRPr="001B6C55">
        <w:rPr>
          <w:rFonts w:ascii="Arial" w:hAnsi="Arial" w:cs="Arial"/>
          <w:b/>
          <w:szCs w:val="24"/>
        </w:rPr>
        <w:br/>
      </w:r>
      <w:r w:rsidRPr="00450238">
        <w:rPr>
          <w:rFonts w:ascii="Arial" w:hAnsi="Arial" w:cs="Arial"/>
          <w:szCs w:val="24"/>
        </w:rPr>
        <w:t>a) 1,2,4,5,6,7,9,10,6,11,12</w:t>
      </w:r>
    </w:p>
    <w:p w:rsidR="00BF59DD" w:rsidRPr="00450238" w:rsidRDefault="00BF59DD" w:rsidP="00BF59DD">
      <w:pPr>
        <w:rPr>
          <w:rFonts w:ascii="Arial" w:hAnsi="Arial" w:cs="Arial"/>
          <w:szCs w:val="24"/>
        </w:rPr>
      </w:pPr>
      <w:r w:rsidRPr="00450238">
        <w:rPr>
          <w:rFonts w:ascii="Arial" w:hAnsi="Arial" w:cs="Arial"/>
          <w:szCs w:val="24"/>
        </w:rPr>
        <w:t>b) 1, 2, 3</w:t>
      </w:r>
    </w:p>
    <w:p w:rsidR="00BF59DD" w:rsidRPr="00450238" w:rsidRDefault="00BF59DD" w:rsidP="00BF59DD">
      <w:pPr>
        <w:rPr>
          <w:rFonts w:ascii="Arial" w:hAnsi="Arial" w:cs="Arial"/>
          <w:szCs w:val="24"/>
        </w:rPr>
      </w:pPr>
      <w:r w:rsidRPr="00450238">
        <w:rPr>
          <w:rFonts w:ascii="Arial" w:hAnsi="Arial" w:cs="Arial"/>
          <w:szCs w:val="24"/>
        </w:rPr>
        <w:t>c) 1,2,4,3</w:t>
      </w:r>
    </w:p>
    <w:p w:rsidR="00BF59DD" w:rsidRPr="00450238" w:rsidRDefault="00BF59DD" w:rsidP="00BF59DD">
      <w:pPr>
        <w:rPr>
          <w:rFonts w:ascii="Arial" w:hAnsi="Arial" w:cs="Arial"/>
          <w:szCs w:val="24"/>
        </w:rPr>
      </w:pPr>
      <w:r w:rsidRPr="00450238">
        <w:rPr>
          <w:rFonts w:ascii="Arial" w:hAnsi="Arial" w:cs="Arial"/>
          <w:szCs w:val="24"/>
        </w:rPr>
        <w:t>d) 1, 2, 4,5,6,7,10,6,11,3</w:t>
      </w:r>
    </w:p>
    <w:p w:rsidR="00BF59DD" w:rsidRPr="00450238" w:rsidRDefault="00BF59DD" w:rsidP="00BF59DD">
      <w:pPr>
        <w:rPr>
          <w:rFonts w:ascii="Arial" w:hAnsi="Arial" w:cs="Arial"/>
          <w:szCs w:val="24"/>
        </w:rPr>
      </w:pPr>
      <w:r w:rsidRPr="00450238">
        <w:rPr>
          <w:rFonts w:ascii="Arial" w:hAnsi="Arial" w:cs="Arial"/>
          <w:szCs w:val="24"/>
        </w:rPr>
        <w:t>e)  1, 2, 4,5,6,8,10,6,11,3</w:t>
      </w:r>
    </w:p>
    <w:p w:rsidR="00BF59DD" w:rsidRPr="00450238" w:rsidRDefault="00BF59DD" w:rsidP="00BF59DD">
      <w:pPr>
        <w:rPr>
          <w:rFonts w:ascii="Arial" w:hAnsi="Arial" w:cs="Arial"/>
          <w:szCs w:val="24"/>
        </w:rPr>
      </w:pPr>
      <w:r w:rsidRPr="00450238">
        <w:rPr>
          <w:rFonts w:ascii="Arial" w:hAnsi="Arial" w:cs="Arial"/>
          <w:szCs w:val="24"/>
        </w:rPr>
        <w:t>f) 1,2,4,5,6,8,9,10,6,11,12</w:t>
      </w:r>
    </w:p>
    <w:p w:rsidR="00BF59DD" w:rsidRPr="00450238" w:rsidRDefault="00BF59DD" w:rsidP="00BF59DD">
      <w:pPr>
        <w:rPr>
          <w:rFonts w:ascii="Arial" w:hAnsi="Arial" w:cs="Arial"/>
          <w:szCs w:val="24"/>
        </w:rPr>
      </w:pPr>
    </w:p>
    <w:p w:rsidR="00BF59DD" w:rsidRPr="00450238" w:rsidRDefault="00BF59DD" w:rsidP="00BF59DD">
      <w:pPr>
        <w:rPr>
          <w:rFonts w:ascii="Arial" w:hAnsi="Arial" w:cs="Arial"/>
          <w:szCs w:val="24"/>
        </w:rPr>
      </w:pPr>
      <w:r>
        <w:rPr>
          <w:rFonts w:ascii="Arial" w:hAnsi="Arial" w:cs="Arial"/>
          <w:b/>
          <w:szCs w:val="24"/>
        </w:rPr>
        <w:t xml:space="preserve">Test Cases: </w:t>
      </w:r>
      <w:r>
        <w:rPr>
          <w:rFonts w:ascii="Arial" w:hAnsi="Arial" w:cs="Arial"/>
          <w:b/>
          <w:szCs w:val="24"/>
        </w:rPr>
        <w:br/>
      </w:r>
      <w:r w:rsidRPr="00450238">
        <w:rPr>
          <w:rFonts w:ascii="Arial" w:hAnsi="Arial" w:cs="Arial"/>
          <w:szCs w:val="24"/>
        </w:rPr>
        <w:t>a) User types “Peace” and press search, all the Clinics which contains the keyword “Peace” in their Clinic name will be plotted on the map.</w:t>
      </w:r>
    </w:p>
    <w:p w:rsidR="00BF59DD" w:rsidRPr="00450238" w:rsidRDefault="00BF59DD" w:rsidP="00BF59DD">
      <w:pPr>
        <w:rPr>
          <w:rFonts w:ascii="Arial" w:hAnsi="Arial" w:cs="Arial"/>
          <w:szCs w:val="24"/>
        </w:rPr>
      </w:pPr>
      <w:r w:rsidRPr="00450238">
        <w:rPr>
          <w:rFonts w:ascii="Arial" w:hAnsi="Arial" w:cs="Arial"/>
          <w:szCs w:val="24"/>
        </w:rPr>
        <w:t>b) User types nothing and just press search</w:t>
      </w:r>
      <w:r>
        <w:rPr>
          <w:rFonts w:ascii="Arial" w:hAnsi="Arial" w:cs="Arial"/>
          <w:szCs w:val="24"/>
        </w:rPr>
        <w:t>, “No Results Found!” will be printed.</w:t>
      </w:r>
    </w:p>
    <w:p w:rsidR="00BF59DD" w:rsidRPr="00450238" w:rsidRDefault="00BF59DD" w:rsidP="00BF59DD">
      <w:pPr>
        <w:rPr>
          <w:rFonts w:ascii="Arial" w:hAnsi="Arial" w:cs="Arial"/>
          <w:szCs w:val="24"/>
        </w:rPr>
      </w:pPr>
      <w:r w:rsidRPr="00450238">
        <w:rPr>
          <w:rFonts w:ascii="Arial" w:hAnsi="Arial" w:cs="Arial"/>
          <w:szCs w:val="24"/>
        </w:rPr>
        <w:t>c) User types “@#</w:t>
      </w:r>
      <w:proofErr w:type="spellStart"/>
      <w:r w:rsidRPr="00450238">
        <w:rPr>
          <w:rFonts w:ascii="Arial" w:hAnsi="Arial" w:cs="Arial"/>
          <w:szCs w:val="24"/>
        </w:rPr>
        <w:t>Peace@Clinic</w:t>
      </w:r>
      <w:proofErr w:type="spellEnd"/>
      <w:r w:rsidRPr="00450238">
        <w:rPr>
          <w:rFonts w:ascii="Arial" w:hAnsi="Arial" w:cs="Arial"/>
          <w:szCs w:val="24"/>
        </w:rPr>
        <w:t>!” and press search</w:t>
      </w:r>
      <w:r>
        <w:rPr>
          <w:rFonts w:ascii="Arial" w:hAnsi="Arial" w:cs="Arial"/>
          <w:szCs w:val="24"/>
        </w:rPr>
        <w:t>, “No Results Found!” will be printed.</w:t>
      </w:r>
      <w:r w:rsidRPr="00450238">
        <w:rPr>
          <w:rFonts w:ascii="Arial" w:hAnsi="Arial" w:cs="Arial"/>
          <w:szCs w:val="24"/>
        </w:rPr>
        <w:br/>
        <w:t>d) User types “Harvard Clinic” and press search, no clinic containing the keyword in their Clinic Name is found after looping through the data set. “No Results Found” will be printed out.</w:t>
      </w:r>
    </w:p>
    <w:p w:rsidR="00BF59DD" w:rsidRPr="00450238" w:rsidRDefault="00BF59DD" w:rsidP="00BF59DD">
      <w:pPr>
        <w:rPr>
          <w:rFonts w:ascii="Arial" w:hAnsi="Arial" w:cs="Arial"/>
          <w:szCs w:val="24"/>
        </w:rPr>
      </w:pPr>
      <w:r w:rsidRPr="00450238">
        <w:rPr>
          <w:rFonts w:ascii="Arial" w:hAnsi="Arial" w:cs="Arial"/>
          <w:szCs w:val="24"/>
        </w:rPr>
        <w:t xml:space="preserve">e) User types “712345” and press search, no clinic containing the keyword in their Postal Code is found after looping through the data set. “No Results Found” will be printed out. </w:t>
      </w:r>
    </w:p>
    <w:p w:rsidR="00BF59DD" w:rsidRPr="00450238" w:rsidRDefault="00BF59DD" w:rsidP="00BF59DD">
      <w:pPr>
        <w:rPr>
          <w:rFonts w:ascii="Arial" w:hAnsi="Arial" w:cs="Arial"/>
          <w:szCs w:val="24"/>
        </w:rPr>
      </w:pPr>
      <w:r w:rsidRPr="00450238">
        <w:rPr>
          <w:rFonts w:ascii="Arial" w:hAnsi="Arial" w:cs="Arial"/>
          <w:szCs w:val="24"/>
        </w:rPr>
        <w:t>f) User types “732899” and press search, the Clinic with that Postal Code will be plotted on the map.</w:t>
      </w:r>
    </w:p>
    <w:p w:rsidR="00007A4B" w:rsidRPr="00450238" w:rsidRDefault="00BF59DD" w:rsidP="00007A4B">
      <w:pPr>
        <w:rPr>
          <w:rFonts w:ascii="Arial" w:hAnsi="Arial" w:cs="Arial"/>
          <w:szCs w:val="24"/>
        </w:rPr>
      </w:pPr>
      <w:r>
        <w:rPr>
          <w:rFonts w:ascii="Arial" w:hAnsi="Arial" w:cs="Arial"/>
          <w:sz w:val="20"/>
        </w:rPr>
        <w:br/>
      </w:r>
      <w:r>
        <w:rPr>
          <w:rFonts w:ascii="Arial" w:hAnsi="Arial" w:cs="Arial"/>
          <w:b/>
          <w:szCs w:val="24"/>
        </w:rPr>
        <w:t xml:space="preserve">Execution Paths: </w:t>
      </w:r>
      <w:r>
        <w:rPr>
          <w:rFonts w:ascii="Arial" w:hAnsi="Arial" w:cs="Arial"/>
          <w:b/>
          <w:szCs w:val="24"/>
        </w:rPr>
        <w:br/>
      </w:r>
      <w:r w:rsidR="00007A4B" w:rsidRPr="00450238">
        <w:rPr>
          <w:rFonts w:ascii="Arial" w:hAnsi="Arial" w:cs="Arial"/>
          <w:szCs w:val="24"/>
        </w:rPr>
        <w:t>a) 1,2,4,5,</w:t>
      </w:r>
      <w:r w:rsidR="00007A4B" w:rsidRPr="00450238">
        <w:rPr>
          <w:rFonts w:ascii="Arial" w:hAnsi="Arial" w:cs="Arial"/>
          <w:color w:val="FF0000"/>
          <w:szCs w:val="24"/>
          <w:u w:val="single" w:color="FF0000"/>
        </w:rPr>
        <w:t>6,7,9,10*</w:t>
      </w:r>
      <w:r w:rsidR="00007A4B" w:rsidRPr="00450238">
        <w:rPr>
          <w:rFonts w:ascii="Arial" w:hAnsi="Arial" w:cs="Arial"/>
          <w:szCs w:val="24"/>
        </w:rPr>
        <w:t>,6,11,12</w:t>
      </w:r>
    </w:p>
    <w:p w:rsidR="00007A4B" w:rsidRPr="00450238" w:rsidRDefault="002F57A8" w:rsidP="00007A4B">
      <w:pPr>
        <w:rPr>
          <w:rFonts w:ascii="Arial" w:hAnsi="Arial" w:cs="Arial"/>
          <w:szCs w:val="24"/>
        </w:rPr>
      </w:pPr>
      <w:r>
        <w:rPr>
          <w:rFonts w:ascii="Arial" w:hAnsi="Arial" w:cs="Arial"/>
          <w:szCs w:val="24"/>
        </w:rPr>
        <w:t>b) 1</w:t>
      </w:r>
      <w:r w:rsidR="00007A4B" w:rsidRPr="00450238">
        <w:rPr>
          <w:rFonts w:ascii="Arial" w:hAnsi="Arial" w:cs="Arial"/>
          <w:szCs w:val="24"/>
        </w:rPr>
        <w:t>,2,3</w:t>
      </w:r>
    </w:p>
    <w:p w:rsidR="00007A4B" w:rsidRPr="00450238" w:rsidRDefault="00007A4B" w:rsidP="00007A4B">
      <w:pPr>
        <w:rPr>
          <w:rFonts w:ascii="Arial" w:hAnsi="Arial" w:cs="Arial"/>
          <w:szCs w:val="24"/>
        </w:rPr>
      </w:pPr>
      <w:r w:rsidRPr="00450238">
        <w:rPr>
          <w:rFonts w:ascii="Arial" w:hAnsi="Arial" w:cs="Arial"/>
          <w:szCs w:val="24"/>
        </w:rPr>
        <w:t>c) 1,2,4,3</w:t>
      </w:r>
    </w:p>
    <w:p w:rsidR="00007A4B" w:rsidRPr="00450238" w:rsidRDefault="00007A4B" w:rsidP="00007A4B">
      <w:pPr>
        <w:rPr>
          <w:rFonts w:ascii="Arial" w:hAnsi="Arial" w:cs="Arial"/>
          <w:szCs w:val="24"/>
        </w:rPr>
      </w:pPr>
      <w:r w:rsidRPr="00450238">
        <w:rPr>
          <w:rFonts w:ascii="Arial" w:hAnsi="Arial" w:cs="Arial"/>
          <w:szCs w:val="24"/>
        </w:rPr>
        <w:t>d) 1,2,4,5,</w:t>
      </w:r>
      <w:r w:rsidRPr="00450238">
        <w:rPr>
          <w:rFonts w:ascii="Arial" w:hAnsi="Arial" w:cs="Arial"/>
          <w:color w:val="FF0000"/>
          <w:szCs w:val="24"/>
          <w:u w:val="single" w:color="FF0000"/>
        </w:rPr>
        <w:t>6,7,10*</w:t>
      </w:r>
      <w:r w:rsidRPr="00450238">
        <w:rPr>
          <w:rFonts w:ascii="Arial" w:hAnsi="Arial" w:cs="Arial"/>
          <w:szCs w:val="24"/>
        </w:rPr>
        <w:t>,6,11,3</w:t>
      </w:r>
    </w:p>
    <w:p w:rsidR="00007A4B" w:rsidRPr="00450238" w:rsidRDefault="00007A4B" w:rsidP="00007A4B">
      <w:pPr>
        <w:rPr>
          <w:rFonts w:ascii="Arial" w:hAnsi="Arial" w:cs="Arial"/>
          <w:szCs w:val="24"/>
        </w:rPr>
      </w:pPr>
      <w:r w:rsidRPr="00450238">
        <w:rPr>
          <w:rFonts w:ascii="Arial" w:hAnsi="Arial" w:cs="Arial"/>
          <w:szCs w:val="24"/>
        </w:rPr>
        <w:t>e) 1,2,4,5,</w:t>
      </w:r>
      <w:r w:rsidRPr="00450238">
        <w:rPr>
          <w:rFonts w:ascii="Arial" w:hAnsi="Arial" w:cs="Arial"/>
          <w:color w:val="FF0000"/>
          <w:szCs w:val="24"/>
          <w:u w:val="single"/>
        </w:rPr>
        <w:t>6,8,10*</w:t>
      </w:r>
      <w:r w:rsidRPr="00450238">
        <w:rPr>
          <w:rFonts w:ascii="Arial" w:hAnsi="Arial" w:cs="Arial"/>
          <w:szCs w:val="24"/>
        </w:rPr>
        <w:t>,6,11,3</w:t>
      </w:r>
    </w:p>
    <w:p w:rsidR="00007A4B" w:rsidRPr="005A297E" w:rsidRDefault="00007A4B" w:rsidP="00007A4B">
      <w:pPr>
        <w:rPr>
          <w:rFonts w:ascii="Arial" w:hAnsi="Arial" w:cs="Arial"/>
          <w:szCs w:val="24"/>
        </w:rPr>
      </w:pPr>
      <w:r w:rsidRPr="00450238">
        <w:rPr>
          <w:rFonts w:ascii="Arial" w:hAnsi="Arial" w:cs="Arial"/>
          <w:szCs w:val="24"/>
        </w:rPr>
        <w:t>f)  1,2,4,5,</w:t>
      </w:r>
      <w:r w:rsidRPr="00450238">
        <w:rPr>
          <w:rFonts w:ascii="Arial" w:hAnsi="Arial" w:cs="Arial"/>
          <w:color w:val="FF0000"/>
          <w:szCs w:val="24"/>
          <w:u w:val="single"/>
        </w:rPr>
        <w:t>6,8,9,10*</w:t>
      </w:r>
      <w:r w:rsidRPr="00450238">
        <w:rPr>
          <w:rFonts w:ascii="Arial" w:hAnsi="Arial" w:cs="Arial"/>
          <w:szCs w:val="24"/>
        </w:rPr>
        <w:t>,6,11,12</w:t>
      </w:r>
    </w:p>
    <w:p w:rsidR="00BF59DD" w:rsidRPr="00EE640F" w:rsidRDefault="00BF59DD" w:rsidP="00007A4B">
      <w:pPr>
        <w:rPr>
          <w:rFonts w:ascii="Arial" w:hAnsi="Arial" w:cs="Arial"/>
          <w:b/>
          <w:color w:val="FF0000"/>
          <w:sz w:val="16"/>
          <w:szCs w:val="16"/>
        </w:rPr>
      </w:pPr>
      <w:r w:rsidRPr="00EE640F">
        <w:rPr>
          <w:rFonts w:ascii="Arial" w:hAnsi="Arial" w:cs="Arial"/>
          <w:color w:val="FF0000"/>
          <w:sz w:val="20"/>
        </w:rPr>
        <w:t>*</w:t>
      </w:r>
      <w:r w:rsidRPr="00EE640F">
        <w:rPr>
          <w:rFonts w:ascii="Arial" w:hAnsi="Arial" w:cs="Arial"/>
          <w:b/>
          <w:color w:val="FF0000"/>
          <w:sz w:val="20"/>
        </w:rPr>
        <w:t>While loop (Number 6) will be repeated 1063 times since there are 1063 Clinics in the given dataset.</w:t>
      </w:r>
    </w:p>
    <w:p w:rsidR="00BF59DD" w:rsidRPr="00A76EE6" w:rsidRDefault="00BF59DD" w:rsidP="00BF59DD">
      <w:pPr>
        <w:rPr>
          <w:rFonts w:ascii="Arial" w:hAnsi="Arial" w:cs="Arial"/>
        </w:rPr>
      </w:pPr>
      <w:r>
        <w:rPr>
          <w:rFonts w:ascii="Arial" w:hAnsi="Arial" w:cs="Arial"/>
          <w:b/>
          <w:szCs w:val="24"/>
        </w:rPr>
        <w:t xml:space="preserve">Cyclomatic Complexity: </w:t>
      </w:r>
      <w:r>
        <w:rPr>
          <w:rFonts w:ascii="Arial" w:hAnsi="Arial" w:cs="Arial"/>
          <w:b/>
          <w:szCs w:val="24"/>
        </w:rPr>
        <w:br/>
      </w:r>
      <w:r w:rsidRPr="00450238">
        <w:rPr>
          <w:rFonts w:ascii="Arial" w:hAnsi="Arial" w:cs="Arial"/>
        </w:rPr>
        <w:t xml:space="preserve">[Conditions + 1] = [6 + 1] = </w:t>
      </w:r>
      <w:r w:rsidRPr="007B69B4">
        <w:rPr>
          <w:rFonts w:ascii="Arial" w:hAnsi="Arial" w:cs="Arial"/>
          <w:b/>
          <w:bCs/>
        </w:rPr>
        <w:t xml:space="preserve">7 </w:t>
      </w:r>
      <w:r w:rsidRPr="00450238">
        <w:rPr>
          <w:rFonts w:ascii="Arial" w:hAnsi="Arial" w:cs="Arial"/>
        </w:rPr>
        <w:br/>
        <w:t>[Edges - Nodes + 2] = [17 – 12 + 2] =</w:t>
      </w:r>
      <w:r w:rsidRPr="007B69B4">
        <w:rPr>
          <w:rFonts w:ascii="Arial" w:hAnsi="Arial" w:cs="Arial"/>
          <w:b/>
          <w:bCs/>
        </w:rPr>
        <w:t xml:space="preserve"> 7</w:t>
      </w:r>
      <w:r w:rsidRPr="00450238">
        <w:rPr>
          <w:rFonts w:ascii="Arial" w:hAnsi="Arial" w:cs="Arial"/>
        </w:rPr>
        <w:t xml:space="preserve"> </w:t>
      </w:r>
    </w:p>
    <w:bookmarkEnd w:id="0"/>
    <w:p w:rsidR="009D43C4" w:rsidRPr="002C2BB9" w:rsidRDefault="009D43C4" w:rsidP="00FF28BD">
      <w:pPr>
        <w:pStyle w:val="template"/>
        <w:rPr>
          <w:i w:val="0"/>
        </w:rPr>
      </w:pPr>
    </w:p>
    <w:sectPr w:rsidR="009D43C4" w:rsidRPr="002C2BB9">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0C4" w:rsidRDefault="003E50C4">
      <w:pPr>
        <w:spacing w:line="240" w:lineRule="auto"/>
      </w:pPr>
      <w:r>
        <w:separator/>
      </w:r>
    </w:p>
  </w:endnote>
  <w:endnote w:type="continuationSeparator" w:id="0">
    <w:p w:rsidR="003E50C4" w:rsidRDefault="003E50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640" w:rsidRDefault="00CA2640">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640" w:rsidRDefault="00CA26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0C4" w:rsidRDefault="003E50C4">
      <w:pPr>
        <w:spacing w:line="240" w:lineRule="auto"/>
      </w:pPr>
      <w:r>
        <w:separator/>
      </w:r>
    </w:p>
  </w:footnote>
  <w:footnote w:type="continuationSeparator" w:id="0">
    <w:p w:rsidR="003E50C4" w:rsidRDefault="003E50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640" w:rsidRDefault="00CA2640">
    <w:pPr>
      <w:pStyle w:val="Header"/>
    </w:pPr>
    <w:r>
      <w:t>Software</w:t>
    </w:r>
    <w:r>
      <w:rPr>
        <w:sz w:val="24"/>
      </w:rPr>
      <w:t xml:space="preserve"> </w:t>
    </w:r>
    <w:r>
      <w:t>Requirements Specification for &lt;</w:t>
    </w:r>
    <w:proofErr w:type="spellStart"/>
    <w:r>
      <w:t>ChasExplorert</w:t>
    </w:r>
    <w:proofErr w:type="spellEnd"/>
    <w:r>
      <w:t>&gt;</w:t>
    </w:r>
    <w:r>
      <w:tab/>
    </w:r>
    <w:r>
      <w:tab/>
      <w:t xml:space="preserve">Page </w:t>
    </w:r>
    <w:r>
      <w:fldChar w:fldCharType="begin"/>
    </w:r>
    <w:r>
      <w:instrText xml:space="preserve"> PAGE  \* MERGEFORMAT </w:instrText>
    </w:r>
    <w:r>
      <w:fldChar w:fldCharType="separate"/>
    </w:r>
    <w:r>
      <w:rPr>
        <w:noProof/>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640" w:rsidRDefault="00CA2640">
    <w:pPr>
      <w:pStyle w:val="Header"/>
      <w:tabs>
        <w:tab w:val="clear" w:pos="9360"/>
        <w:tab w:val="right" w:pos="9630"/>
      </w:tabs>
    </w:pPr>
    <w:r>
      <w:t>Software</w:t>
    </w:r>
    <w:r>
      <w:rPr>
        <w:sz w:val="24"/>
      </w:rPr>
      <w:t xml:space="preserve"> </w:t>
    </w:r>
    <w:r>
      <w:t>Requirements Specification for</w:t>
    </w:r>
  </w:p>
  <w:p w:rsidR="00CA2640" w:rsidRDefault="00CA2640">
    <w:pPr>
      <w:pStyle w:val="Header"/>
      <w:tabs>
        <w:tab w:val="clear" w:pos="9360"/>
        <w:tab w:val="right" w:pos="9630"/>
      </w:tabs>
    </w:pPr>
    <w:r>
      <w:t>&lt;ChasExplorer&gt;</w:t>
    </w:r>
    <w:r>
      <w:tab/>
    </w:r>
    <w:r>
      <w:tab/>
      <w:t xml:space="preserve">Page </w:t>
    </w:r>
    <w:r>
      <w:fldChar w:fldCharType="begin"/>
    </w:r>
    <w:r>
      <w:instrText xml:space="preserve"> PAGE  \* MERGEFORMAT </w:instrText>
    </w:r>
    <w:r>
      <w:fldChar w:fldCharType="separate"/>
    </w:r>
    <w:r>
      <w:rPr>
        <w:noProof/>
      </w:rPr>
      <w:t>28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63530"/>
    <w:multiLevelType w:val="hybridMultilevel"/>
    <w:tmpl w:val="4CBE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61ACB"/>
    <w:multiLevelType w:val="hybridMultilevel"/>
    <w:tmpl w:val="3E5CDFB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8901AD"/>
    <w:multiLevelType w:val="hybridMultilevel"/>
    <w:tmpl w:val="B5CE1F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31896"/>
    <w:multiLevelType w:val="hybridMultilevel"/>
    <w:tmpl w:val="BFD6E4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23C33"/>
    <w:multiLevelType w:val="hybridMultilevel"/>
    <w:tmpl w:val="3D26258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1AEF0AE3"/>
    <w:multiLevelType w:val="hybridMultilevel"/>
    <w:tmpl w:val="B638F64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BB52212"/>
    <w:multiLevelType w:val="hybridMultilevel"/>
    <w:tmpl w:val="8034C4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966C9"/>
    <w:multiLevelType w:val="hybridMultilevel"/>
    <w:tmpl w:val="A0EE43E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39C6014"/>
    <w:multiLevelType w:val="hybridMultilevel"/>
    <w:tmpl w:val="8DBA9AF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156C89"/>
    <w:multiLevelType w:val="hybridMultilevel"/>
    <w:tmpl w:val="8A380B8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8B85011"/>
    <w:multiLevelType w:val="hybridMultilevel"/>
    <w:tmpl w:val="AB124B5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AE12B32"/>
    <w:multiLevelType w:val="hybridMultilevel"/>
    <w:tmpl w:val="BE14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9148A"/>
    <w:multiLevelType w:val="hybridMultilevel"/>
    <w:tmpl w:val="5382FD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D428D8"/>
    <w:multiLevelType w:val="hybridMultilevel"/>
    <w:tmpl w:val="2AEE7A4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BB54B80"/>
    <w:multiLevelType w:val="hybridMultilevel"/>
    <w:tmpl w:val="E4564DF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E784CF4"/>
    <w:multiLevelType w:val="hybridMultilevel"/>
    <w:tmpl w:val="91B8B7C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0CD376E"/>
    <w:multiLevelType w:val="hybridMultilevel"/>
    <w:tmpl w:val="3738AA8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409452E"/>
    <w:multiLevelType w:val="hybridMultilevel"/>
    <w:tmpl w:val="91F051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953BDB"/>
    <w:multiLevelType w:val="multilevel"/>
    <w:tmpl w:val="AF62EE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Arial"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A94157"/>
    <w:multiLevelType w:val="hybridMultilevel"/>
    <w:tmpl w:val="BD528EF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B8E5B19"/>
    <w:multiLevelType w:val="hybridMultilevel"/>
    <w:tmpl w:val="73EEF68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E735CD1"/>
    <w:multiLevelType w:val="hybridMultilevel"/>
    <w:tmpl w:val="061A8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552444"/>
    <w:multiLevelType w:val="hybridMultilevel"/>
    <w:tmpl w:val="B638F64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5A84BF1"/>
    <w:multiLevelType w:val="hybridMultilevel"/>
    <w:tmpl w:val="D124E92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DCB7E61"/>
    <w:multiLevelType w:val="hybridMultilevel"/>
    <w:tmpl w:val="482C1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A2EEC"/>
    <w:multiLevelType w:val="hybridMultilevel"/>
    <w:tmpl w:val="02583F3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60E049B2"/>
    <w:multiLevelType w:val="hybridMultilevel"/>
    <w:tmpl w:val="174641D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23521CC"/>
    <w:multiLevelType w:val="hybridMultilevel"/>
    <w:tmpl w:val="02583F3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3C87EC0"/>
    <w:multiLevelType w:val="hybridMultilevel"/>
    <w:tmpl w:val="02583F3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9B027EC"/>
    <w:multiLevelType w:val="hybridMultilevel"/>
    <w:tmpl w:val="5AF27594"/>
    <w:lvl w:ilvl="0" w:tplc="554CD058">
      <w:start w:val="1"/>
      <w:numFmt w:val="bullet"/>
      <w:lvlText w:val=""/>
      <w:lvlJc w:val="left"/>
      <w:pPr>
        <w:ind w:left="227" w:hanging="227"/>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E57266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B960DA"/>
    <w:multiLevelType w:val="hybridMultilevel"/>
    <w:tmpl w:val="6D62A1A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EDB5B88"/>
    <w:multiLevelType w:val="hybridMultilevel"/>
    <w:tmpl w:val="9088383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F792398"/>
    <w:multiLevelType w:val="hybridMultilevel"/>
    <w:tmpl w:val="C6F2D2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2"/>
  </w:num>
  <w:num w:numId="4">
    <w:abstractNumId w:val="0"/>
    <w:lvlOverride w:ilvl="0">
      <w:startOverride w:val="2"/>
    </w:lvlOverride>
    <w:lvlOverride w:ilvl="1">
      <w:startOverride w:val="5"/>
    </w:lvlOverride>
  </w:num>
  <w:num w:numId="5">
    <w:abstractNumId w:val="1"/>
  </w:num>
  <w:num w:numId="6">
    <w:abstractNumId w:val="3"/>
  </w:num>
  <w:num w:numId="7">
    <w:abstractNumId w:val="19"/>
  </w:num>
  <w:num w:numId="8">
    <w:abstractNumId w:val="4"/>
  </w:num>
  <w:num w:numId="9">
    <w:abstractNumId w:val="25"/>
  </w:num>
  <w:num w:numId="10">
    <w:abstractNumId w:val="7"/>
  </w:num>
  <w:num w:numId="11">
    <w:abstractNumId w:val="13"/>
  </w:num>
  <w:num w:numId="12">
    <w:abstractNumId w:val="31"/>
  </w:num>
  <w:num w:numId="13">
    <w:abstractNumId w:val="11"/>
  </w:num>
  <w:num w:numId="14">
    <w:abstractNumId w:val="9"/>
  </w:num>
  <w:num w:numId="15">
    <w:abstractNumId w:val="21"/>
  </w:num>
  <w:num w:numId="16">
    <w:abstractNumId w:val="33"/>
  </w:num>
  <w:num w:numId="17">
    <w:abstractNumId w:val="20"/>
  </w:num>
  <w:num w:numId="18">
    <w:abstractNumId w:val="14"/>
  </w:num>
  <w:num w:numId="19">
    <w:abstractNumId w:val="15"/>
  </w:num>
  <w:num w:numId="20">
    <w:abstractNumId w:val="17"/>
  </w:num>
  <w:num w:numId="21">
    <w:abstractNumId w:val="27"/>
  </w:num>
  <w:num w:numId="22">
    <w:abstractNumId w:val="2"/>
  </w:num>
  <w:num w:numId="23">
    <w:abstractNumId w:val="6"/>
  </w:num>
  <w:num w:numId="24">
    <w:abstractNumId w:val="8"/>
  </w:num>
  <w:num w:numId="25">
    <w:abstractNumId w:val="26"/>
  </w:num>
  <w:num w:numId="26">
    <w:abstractNumId w:val="24"/>
  </w:num>
  <w:num w:numId="27">
    <w:abstractNumId w:val="29"/>
  </w:num>
  <w:num w:numId="28">
    <w:abstractNumId w:val="28"/>
  </w:num>
  <w:num w:numId="29">
    <w:abstractNumId w:val="5"/>
  </w:num>
  <w:num w:numId="30">
    <w:abstractNumId w:val="32"/>
  </w:num>
  <w:num w:numId="31">
    <w:abstractNumId w:val="10"/>
  </w:num>
  <w:num w:numId="32">
    <w:abstractNumId w:val="16"/>
  </w:num>
  <w:num w:numId="33">
    <w:abstractNumId w:val="34"/>
  </w:num>
  <w:num w:numId="34">
    <w:abstractNumId w:val="18"/>
  </w:num>
  <w:num w:numId="35">
    <w:abstractNumId w:val="23"/>
  </w:num>
  <w:num w:numId="36">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50C"/>
    <w:rsid w:val="000019C1"/>
    <w:rsid w:val="00003339"/>
    <w:rsid w:val="00007A4B"/>
    <w:rsid w:val="00015F4A"/>
    <w:rsid w:val="000268F9"/>
    <w:rsid w:val="00051A5D"/>
    <w:rsid w:val="00063F84"/>
    <w:rsid w:val="00071222"/>
    <w:rsid w:val="00073B0D"/>
    <w:rsid w:val="00087F22"/>
    <w:rsid w:val="000A0AF0"/>
    <w:rsid w:val="000A7C03"/>
    <w:rsid w:val="000F69CF"/>
    <w:rsid w:val="00110A69"/>
    <w:rsid w:val="001307A3"/>
    <w:rsid w:val="00187149"/>
    <w:rsid w:val="00196BF7"/>
    <w:rsid w:val="001C32BE"/>
    <w:rsid w:val="001C5DEC"/>
    <w:rsid w:val="001C76A2"/>
    <w:rsid w:val="001D324D"/>
    <w:rsid w:val="00201839"/>
    <w:rsid w:val="0021330C"/>
    <w:rsid w:val="002224EF"/>
    <w:rsid w:val="00224DC7"/>
    <w:rsid w:val="002709AB"/>
    <w:rsid w:val="00274B62"/>
    <w:rsid w:val="002B1255"/>
    <w:rsid w:val="002C08A8"/>
    <w:rsid w:val="002C2BB9"/>
    <w:rsid w:val="002C594F"/>
    <w:rsid w:val="002F57A8"/>
    <w:rsid w:val="002F7D69"/>
    <w:rsid w:val="00305114"/>
    <w:rsid w:val="00310BF2"/>
    <w:rsid w:val="003359F1"/>
    <w:rsid w:val="00337945"/>
    <w:rsid w:val="00357E0B"/>
    <w:rsid w:val="00377D1E"/>
    <w:rsid w:val="0039155C"/>
    <w:rsid w:val="003D3473"/>
    <w:rsid w:val="003D77E1"/>
    <w:rsid w:val="003E50C4"/>
    <w:rsid w:val="004267B4"/>
    <w:rsid w:val="00432270"/>
    <w:rsid w:val="00461CC5"/>
    <w:rsid w:val="004763BB"/>
    <w:rsid w:val="004C20D0"/>
    <w:rsid w:val="004C2F86"/>
    <w:rsid w:val="004E179B"/>
    <w:rsid w:val="00543981"/>
    <w:rsid w:val="00575A04"/>
    <w:rsid w:val="005F1D00"/>
    <w:rsid w:val="00621F3E"/>
    <w:rsid w:val="0065579F"/>
    <w:rsid w:val="00662243"/>
    <w:rsid w:val="006A4C36"/>
    <w:rsid w:val="006C2A1A"/>
    <w:rsid w:val="006C63F0"/>
    <w:rsid w:val="006C7AAC"/>
    <w:rsid w:val="006E08B2"/>
    <w:rsid w:val="006F367B"/>
    <w:rsid w:val="0070262B"/>
    <w:rsid w:val="00706EDF"/>
    <w:rsid w:val="007520F3"/>
    <w:rsid w:val="00757D8B"/>
    <w:rsid w:val="00760DD0"/>
    <w:rsid w:val="00764E43"/>
    <w:rsid w:val="007717C2"/>
    <w:rsid w:val="0079250C"/>
    <w:rsid w:val="008042F3"/>
    <w:rsid w:val="00806772"/>
    <w:rsid w:val="00836EF5"/>
    <w:rsid w:val="00877487"/>
    <w:rsid w:val="008969D9"/>
    <w:rsid w:val="008A46AC"/>
    <w:rsid w:val="008B5588"/>
    <w:rsid w:val="009075B7"/>
    <w:rsid w:val="009159EF"/>
    <w:rsid w:val="009317E2"/>
    <w:rsid w:val="009B03CF"/>
    <w:rsid w:val="009D43C4"/>
    <w:rsid w:val="009D6489"/>
    <w:rsid w:val="00A327B5"/>
    <w:rsid w:val="00A4076D"/>
    <w:rsid w:val="00A522D7"/>
    <w:rsid w:val="00A557B1"/>
    <w:rsid w:val="00A83341"/>
    <w:rsid w:val="00AA14DA"/>
    <w:rsid w:val="00AB234A"/>
    <w:rsid w:val="00AB44CF"/>
    <w:rsid w:val="00AB7995"/>
    <w:rsid w:val="00AC27D0"/>
    <w:rsid w:val="00AE00BD"/>
    <w:rsid w:val="00AE5395"/>
    <w:rsid w:val="00AF333F"/>
    <w:rsid w:val="00B0357E"/>
    <w:rsid w:val="00B056A2"/>
    <w:rsid w:val="00B06046"/>
    <w:rsid w:val="00B62A60"/>
    <w:rsid w:val="00B72DF3"/>
    <w:rsid w:val="00B81569"/>
    <w:rsid w:val="00B84EA4"/>
    <w:rsid w:val="00BA3B14"/>
    <w:rsid w:val="00BD3046"/>
    <w:rsid w:val="00BF59DD"/>
    <w:rsid w:val="00C15F30"/>
    <w:rsid w:val="00C256A2"/>
    <w:rsid w:val="00C32680"/>
    <w:rsid w:val="00C76272"/>
    <w:rsid w:val="00C9404E"/>
    <w:rsid w:val="00CA2640"/>
    <w:rsid w:val="00CB5792"/>
    <w:rsid w:val="00CC77BB"/>
    <w:rsid w:val="00CD2532"/>
    <w:rsid w:val="00D46925"/>
    <w:rsid w:val="00D54A38"/>
    <w:rsid w:val="00D65227"/>
    <w:rsid w:val="00DA6F7A"/>
    <w:rsid w:val="00DB1E46"/>
    <w:rsid w:val="00DC3CB2"/>
    <w:rsid w:val="00DC6391"/>
    <w:rsid w:val="00E2314D"/>
    <w:rsid w:val="00E37ED8"/>
    <w:rsid w:val="00EA73A7"/>
    <w:rsid w:val="00EB05DD"/>
    <w:rsid w:val="00EB398C"/>
    <w:rsid w:val="00EB4D68"/>
    <w:rsid w:val="00EE636B"/>
    <w:rsid w:val="00F2614F"/>
    <w:rsid w:val="00F506BF"/>
    <w:rsid w:val="00F8024B"/>
    <w:rsid w:val="00FA797F"/>
    <w:rsid w:val="00FD34AC"/>
    <w:rsid w:val="00FF2882"/>
    <w:rsid w:val="00FF2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o:shapelayout v:ext="edit">
      <o:idmap v:ext="edit" data="1"/>
    </o:shapelayout>
  </w:shapeDefaults>
  <w:decimalSymbol w:val="."/>
  <w:listSeparator w:val=","/>
  <w14:docId w14:val="5C374494"/>
  <w15:chartTrackingRefBased/>
  <w15:docId w15:val="{93D86F31-1488-4117-8374-37322779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exact"/>
    </w:pPr>
    <w:rPr>
      <w:rFonts w:ascii="Times" w:hAnsi="Times"/>
      <w:sz w:val="24"/>
      <w:lang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FooterChar">
    <w:name w:val="Footer Char"/>
    <w:basedOn w:val="DefaultParagraphFont"/>
    <w:link w:val="Footer"/>
    <w:uiPriority w:val="99"/>
    <w:rsid w:val="0021330C"/>
    <w:rPr>
      <w:rFonts w:ascii="Times" w:hAnsi="Times"/>
      <w:b/>
      <w:i/>
      <w:lang w:eastAsia="en-SG"/>
    </w:rPr>
  </w:style>
  <w:style w:type="character" w:customStyle="1" w:styleId="HeaderChar">
    <w:name w:val="Header Char"/>
    <w:basedOn w:val="DefaultParagraphFont"/>
    <w:link w:val="Header"/>
    <w:uiPriority w:val="99"/>
    <w:rsid w:val="0021330C"/>
    <w:rPr>
      <w:rFonts w:ascii="Times" w:hAnsi="Times"/>
      <w:b/>
      <w:i/>
      <w:lang w:eastAsia="en-SG"/>
    </w:rPr>
  </w:style>
  <w:style w:type="character" w:styleId="Hyperlink">
    <w:name w:val="Hyperlink"/>
    <w:basedOn w:val="DefaultParagraphFont"/>
    <w:uiPriority w:val="99"/>
    <w:unhideWhenUsed/>
    <w:rsid w:val="00C15F30"/>
    <w:rPr>
      <w:color w:val="0563C1" w:themeColor="hyperlink"/>
      <w:u w:val="single"/>
    </w:rPr>
  </w:style>
  <w:style w:type="paragraph" w:styleId="ListParagraph">
    <w:name w:val="List Paragraph"/>
    <w:basedOn w:val="Normal"/>
    <w:uiPriority w:val="34"/>
    <w:qFormat/>
    <w:rsid w:val="00B056A2"/>
    <w:pPr>
      <w:ind w:left="720"/>
      <w:contextualSpacing/>
    </w:pPr>
  </w:style>
  <w:style w:type="table" w:styleId="TableGrid">
    <w:name w:val="Table Grid"/>
    <w:basedOn w:val="TableNormal"/>
    <w:uiPriority w:val="39"/>
    <w:rsid w:val="00FF28BD"/>
    <w:rPr>
      <w:rFonts w:asciiTheme="minorHAnsi" w:eastAsiaTheme="minorEastAsia" w:hAnsiTheme="minorHAnsi" w:cstheme="minorBidi"/>
      <w:sz w:val="22"/>
      <w:szCs w:val="22"/>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77B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77BB"/>
    <w:rPr>
      <w:rFonts w:ascii="Segoe UI" w:hAnsi="Segoe UI" w:cs="Segoe UI"/>
      <w:sz w:val="18"/>
      <w:szCs w:val="18"/>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yperlink" Target="https://faculty.washington.edu/jtenenbg/courses/360/f04/sessions/schneidermanGoldenRules.html"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32</Pages>
  <Words>4867</Words>
  <Characters>27748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user</cp:lastModifiedBy>
  <cp:revision>101</cp:revision>
  <cp:lastPrinted>1899-12-31T16:00:00Z</cp:lastPrinted>
  <dcterms:created xsi:type="dcterms:W3CDTF">2019-11-11T08:19:00Z</dcterms:created>
  <dcterms:modified xsi:type="dcterms:W3CDTF">2019-11-13T07:28:00Z</dcterms:modified>
</cp:coreProperties>
</file>